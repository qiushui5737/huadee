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148"/>
      </w:tblGrid>
      <w:tr w14:paraId="4A714DDF">
        <w:trPr>
          <w:trHeight w:val="2700" w:hRule="atLeast"/>
        </w:trPr>
        <w:tc>
          <w:tcPr>
            <w:tcW w:w="1960" w:type="dxa"/>
            <w:shd w:val="clear" w:color="auto" w:fill="CCCCCC"/>
            <w:noWrap w:val="0"/>
            <w:vAlign w:val="top"/>
          </w:tcPr>
          <w:p w14:paraId="66C1FFF2">
            <w:pPr>
              <w:ind w:right="100" w:firstLine="400"/>
              <w:rPr>
                <w:rFonts w:hint="eastAsia"/>
                <w:b/>
              </w:rPr>
            </w:pPr>
          </w:p>
        </w:tc>
        <w:tc>
          <w:tcPr>
            <w:tcW w:w="7148" w:type="dxa"/>
            <w:noWrap w:val="0"/>
            <w:vAlign w:val="top"/>
          </w:tcPr>
          <w:tbl>
            <w:tblPr>
              <w:tblStyle w:val="35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5"/>
              <w:gridCol w:w="1980"/>
            </w:tblGrid>
            <w:tr w14:paraId="6E899B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  <w:noWrap w:val="0"/>
                  <w:vAlign w:val="top"/>
                </w:tcPr>
                <w:p w14:paraId="7081669D">
                  <w:pPr>
                    <w:ind w:firstLine="400"/>
                    <w:jc w:val="distribute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卷    号</w:t>
                  </w:r>
                </w:p>
              </w:tc>
              <w:tc>
                <w:tcPr>
                  <w:tcW w:w="1980" w:type="dxa"/>
                  <w:noWrap w:val="0"/>
                  <w:vAlign w:val="top"/>
                </w:tcPr>
                <w:p w14:paraId="5EFC32F4">
                  <w:pPr>
                    <w:ind w:firstLine="400"/>
                    <w:rPr>
                      <w:b/>
                    </w:rPr>
                  </w:pPr>
                </w:p>
              </w:tc>
            </w:tr>
            <w:tr w14:paraId="0EB1E6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1" w:hRule="atLeast"/>
              </w:trPr>
              <w:tc>
                <w:tcPr>
                  <w:tcW w:w="1435" w:type="dxa"/>
                  <w:noWrap w:val="0"/>
                  <w:vAlign w:val="top"/>
                </w:tcPr>
                <w:p w14:paraId="29DB1838">
                  <w:pPr>
                    <w:ind w:firstLine="400"/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卷内编号</w:t>
                  </w:r>
                </w:p>
              </w:tc>
              <w:tc>
                <w:tcPr>
                  <w:tcW w:w="1980" w:type="dxa"/>
                  <w:noWrap w:val="0"/>
                  <w:vAlign w:val="top"/>
                </w:tcPr>
                <w:p w14:paraId="48515254">
                  <w:pPr>
                    <w:ind w:firstLine="400"/>
                    <w:rPr>
                      <w:b/>
                    </w:rPr>
                  </w:pPr>
                </w:p>
              </w:tc>
            </w:tr>
            <w:tr w14:paraId="3DEC61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  <w:noWrap w:val="0"/>
                  <w:vAlign w:val="top"/>
                </w:tcPr>
                <w:p w14:paraId="071989DE">
                  <w:pPr>
                    <w:ind w:firstLine="400"/>
                    <w:jc w:val="distribute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密    级</w:t>
                  </w:r>
                </w:p>
              </w:tc>
              <w:tc>
                <w:tcPr>
                  <w:tcW w:w="1980" w:type="dxa"/>
                  <w:noWrap w:val="0"/>
                  <w:vAlign w:val="top"/>
                </w:tcPr>
                <w:p w14:paraId="33D3E847">
                  <w:pPr>
                    <w:ind w:firstLine="400"/>
                    <w:rPr>
                      <w:b/>
                    </w:rPr>
                  </w:pPr>
                </w:p>
              </w:tc>
            </w:tr>
          </w:tbl>
          <w:p w14:paraId="75ED9444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05595041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65A9E5CE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6280BD39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428BB9E9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185DB40F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31AFADAE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637DF96B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0EAB48D4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15CF951A">
            <w:pPr>
              <w:ind w:right="100" w:firstLine="400"/>
              <w:jc w:val="right"/>
              <w:rPr>
                <w:rFonts w:hint="eastAsia"/>
                <w:b/>
              </w:rPr>
            </w:pPr>
          </w:p>
          <w:p w14:paraId="28027A2D">
            <w:pPr>
              <w:ind w:right="100" w:firstLine="400"/>
              <w:rPr>
                <w:rFonts w:hint="eastAsia"/>
                <w:b/>
              </w:rPr>
            </w:pPr>
          </w:p>
          <w:p w14:paraId="2449FB0D">
            <w:pPr>
              <w:pStyle w:val="34"/>
              <w:ind w:firstLine="480"/>
              <w:rPr>
                <w:rFonts w:hint="eastAsia"/>
                <w:sz w:val="24"/>
              </w:rPr>
            </w:pPr>
            <w:r>
              <w:rPr>
                <w:sz w:val="24"/>
              </w:rPr>
              <w:t>项目编号: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HD20221101SR005</w:t>
            </w:r>
          </w:p>
          <w:p w14:paraId="35D104AB">
            <w:pPr>
              <w:pStyle w:val="34"/>
              <w:ind w:firstLine="880"/>
              <w:rPr>
                <w:rFonts w:hint="eastAsia"/>
                <w:sz w:val="44"/>
              </w:rPr>
            </w:pPr>
            <w:r>
              <w:rPr>
                <w:rFonts w:hint="eastAsia"/>
                <w:color w:val="FF0000"/>
                <w:sz w:val="44"/>
              </w:rPr>
              <w:t>九寨沟游客服务系统</w:t>
            </w:r>
          </w:p>
        </w:tc>
      </w:tr>
      <w:tr w14:paraId="7ADFD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8" w:hRule="atLeast"/>
        </w:trPr>
        <w:tc>
          <w:tcPr>
            <w:tcW w:w="1960" w:type="dxa"/>
            <w:vMerge w:val="restart"/>
            <w:shd w:val="clear" w:color="auto" w:fill="CCCCCC"/>
            <w:noWrap w:val="0"/>
            <w:vAlign w:val="bottom"/>
          </w:tcPr>
          <w:p w14:paraId="5405CFB9">
            <w:pPr>
              <w:pStyle w:val="34"/>
              <w:ind w:firstLine="420"/>
              <w:jc w:val="both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分类:</w:t>
            </w:r>
            <w:r>
              <w:rPr>
                <w:b w:val="0"/>
                <w:sz w:val="21"/>
              </w:rPr>
              <w:fldChar w:fldCharType="begin"/>
            </w:r>
            <w:r>
              <w:rPr>
                <w:b w:val="0"/>
                <w:sz w:val="21"/>
              </w:rPr>
              <w:instrText xml:space="preserve"> DOCPROPERTY "Category"  \* MERGEFORMAT </w:instrText>
            </w:r>
            <w:r>
              <w:rPr>
                <w:b w:val="0"/>
                <w:sz w:val="21"/>
              </w:rPr>
              <w:fldChar w:fldCharType="separate"/>
            </w:r>
            <w:r>
              <w:rPr>
                <w:b w:val="0"/>
                <w:sz w:val="21"/>
              </w:rPr>
              <w:fldChar w:fldCharType="end"/>
            </w:r>
          </w:p>
          <w:p w14:paraId="1FE3C4FF">
            <w:pPr>
              <w:ind w:left="718" w:hanging="718" w:hangingChars="342"/>
              <w:jc w:val="both"/>
              <w:rPr>
                <w:rFonts w:hint="eastAsia"/>
                <w:sz w:val="21"/>
                <w:u w:val="single"/>
              </w:rPr>
            </w:pPr>
            <w:r>
              <w:rPr>
                <w:rFonts w:hint="eastAsia"/>
                <w:sz w:val="21"/>
              </w:rPr>
              <w:t>使用者:高级管理者、项目经理、项目组成员</w:t>
            </w:r>
          </w:p>
          <w:p w14:paraId="646DC343">
            <w:pPr>
              <w:ind w:left="684" w:hanging="684" w:hangingChars="342"/>
              <w:rPr>
                <w:rFonts w:hint="eastAsia" w:ascii="宋体" w:hAnsi="宋体"/>
              </w:rPr>
            </w:pPr>
          </w:p>
          <w:p w14:paraId="14B4297F">
            <w:pPr>
              <w:ind w:left="684" w:hanging="684" w:hangingChars="342"/>
              <w:rPr>
                <w:rFonts w:hint="eastAsia" w:ascii="宋体" w:hAnsi="宋体"/>
                <w:u w:val="single"/>
              </w:rPr>
            </w:pPr>
          </w:p>
          <w:p w14:paraId="1610CE51">
            <w:pPr>
              <w:ind w:firstLine="400"/>
              <w:rPr>
                <w:rFonts w:hint="eastAsia" w:ascii="宋体" w:hAnsi="宋体"/>
              </w:rPr>
            </w:pPr>
          </w:p>
        </w:tc>
        <w:tc>
          <w:tcPr>
            <w:tcW w:w="7148" w:type="dxa"/>
            <w:noWrap w:val="0"/>
            <w:vAlign w:val="top"/>
          </w:tcPr>
          <w:p w14:paraId="1C817D7E">
            <w:pPr>
              <w:pStyle w:val="13"/>
              <w:ind w:firstLine="200"/>
              <w:rPr>
                <w:rFonts w:hint="eastAsia"/>
                <w:sz w:val="10"/>
              </w:rPr>
            </w:pPr>
          </w:p>
          <w:p w14:paraId="68AA6899">
            <w:pPr>
              <w:pStyle w:val="34"/>
              <w:ind w:firstLine="1040"/>
              <w:rPr>
                <w:rFonts w:hint="eastAsia"/>
                <w:sz w:val="52"/>
              </w:rPr>
            </w:pPr>
            <w:ins w:id="3" w:author="henry xiao" w:date="2002-07-24T15:05:00Z">
              <w:r>
                <w:rPr>
                  <w:sz w:val="52"/>
                </w:rPr>
                <w:fldChar w:fldCharType="begin"/>
              </w:r>
            </w:ins>
            <w:ins w:id="4" w:author="henry xiao" w:date="2002-07-24T15:05:00Z">
              <w:r>
                <w:rPr>
                  <w:sz w:val="52"/>
                </w:rPr>
                <w:instrText xml:space="preserve"> TITLE  \* MERGEFORMAT </w:instrText>
              </w:r>
            </w:ins>
            <w:r>
              <w:rPr>
                <w:sz w:val="52"/>
              </w:rPr>
              <w:fldChar w:fldCharType="separate"/>
            </w:r>
            <w:r>
              <w:rPr>
                <w:rFonts w:hint="eastAsia"/>
                <w:sz w:val="52"/>
              </w:rPr>
              <w:t>需求规约</w:t>
            </w:r>
            <w:ins w:id="5" w:author="henry xiao" w:date="2002-07-24T15:05:00Z">
              <w:r>
                <w:rPr>
                  <w:sz w:val="52"/>
                </w:rPr>
                <w:fldChar w:fldCharType="end"/>
              </w:r>
            </w:ins>
          </w:p>
          <w:p w14:paraId="1D148790">
            <w:pPr>
              <w:pStyle w:val="34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  <w:r>
              <w:rPr>
                <w:sz w:val="24"/>
              </w:rPr>
              <w:t xml:space="preserve">: </w:t>
            </w:r>
            <w:r>
              <w:rPr>
                <w:rFonts w:hint="eastAsia"/>
                <w:sz w:val="24"/>
              </w:rPr>
              <w:t>2.0</w:t>
            </w:r>
          </w:p>
          <w:p w14:paraId="255D1D47">
            <w:pPr>
              <w:ind w:firstLine="560"/>
              <w:jc w:val="center"/>
              <w:rPr>
                <w:rFonts w:hint="eastAsia"/>
                <w:sz w:val="28"/>
              </w:rPr>
            </w:pPr>
          </w:p>
          <w:p w14:paraId="54F4ECA0">
            <w:pPr>
              <w:ind w:firstLine="560"/>
              <w:jc w:val="center"/>
              <w:rPr>
                <w:rFonts w:hint="eastAsia"/>
                <w:sz w:val="28"/>
              </w:rPr>
            </w:pPr>
          </w:p>
          <w:p w14:paraId="1F36C4F3">
            <w:pPr>
              <w:ind w:firstLine="600" w:firstLineChars="200"/>
              <w:outlineLvl w:val="0"/>
              <w:rPr>
                <w:rFonts w:hint="eastAsia" w:ascii="楷体_GB2312" w:eastAsia="楷体_GB2312"/>
                <w:sz w:val="30"/>
              </w:rPr>
            </w:pPr>
            <w:r>
              <w:rPr>
                <w:rFonts w:hint="eastAsia" w:ascii="楷体_GB2312" w:eastAsia="楷体_GB2312"/>
                <w:sz w:val="30"/>
              </w:rPr>
              <w:t xml:space="preserve">项 目 承 担 部 门：  </w:t>
            </w:r>
            <w:r>
              <w:rPr>
                <w:rFonts w:hint="eastAsia" w:ascii="楷体_GB2312" w:eastAsia="楷体_GB2312"/>
                <w:sz w:val="30"/>
                <w:lang w:val="en-US" w:eastAsia="zh-CN"/>
              </w:rPr>
              <w:t xml:space="preserve">     </w:t>
            </w:r>
            <w:r>
              <w:rPr>
                <w:rFonts w:hint="eastAsia" w:ascii="楷体_GB2312" w:eastAsia="楷体_GB2312"/>
                <w:color w:val="FF0000"/>
                <w:sz w:val="30"/>
                <w:lang w:val="en-US" w:eastAsia="zh-CN"/>
              </w:rPr>
              <w:t>1组</w:t>
            </w:r>
            <w:r>
              <w:rPr>
                <w:rFonts w:hint="eastAsia" w:ascii="楷体_GB2312" w:eastAsia="楷体_GB2312"/>
                <w:sz w:val="30"/>
              </w:rPr>
              <w:t xml:space="preserve"> </w:t>
            </w:r>
          </w:p>
          <w:p w14:paraId="5DDDAD26">
            <w:pPr>
              <w:ind w:firstLine="600" w:firstLineChars="200"/>
              <w:outlineLvl w:val="0"/>
              <w:rPr>
                <w:rFonts w:hint="eastAsia" w:ascii="楷体_GB2312" w:eastAsia="楷体_GB2312"/>
                <w:sz w:val="30"/>
              </w:rPr>
            </w:pPr>
          </w:p>
          <w:p w14:paraId="7B24015C">
            <w:pPr>
              <w:ind w:firstLine="600" w:firstLineChars="200"/>
              <w:outlineLvl w:val="0"/>
              <w:rPr>
                <w:sz w:val="30"/>
              </w:rPr>
            </w:pPr>
            <w:r>
              <w:rPr>
                <w:rFonts w:hint="eastAsia" w:ascii="楷体_GB2312" w:eastAsia="楷体_GB2312"/>
                <w:sz w:val="30"/>
              </w:rPr>
              <w:t>撰</w:t>
            </w:r>
            <w:r>
              <w:rPr>
                <w:rFonts w:ascii="楷体_GB2312" w:eastAsia="楷体_GB2312"/>
                <w:sz w:val="30"/>
              </w:rPr>
              <w:t xml:space="preserve">  </w:t>
            </w:r>
            <w:r>
              <w:rPr>
                <w:rFonts w:hint="eastAsia" w:ascii="楷体_GB2312" w:eastAsia="楷体_GB2312"/>
                <w:sz w:val="30"/>
              </w:rPr>
              <w:t>写</w:t>
            </w:r>
            <w:r>
              <w:rPr>
                <w:rFonts w:ascii="楷体_GB2312" w:eastAsia="楷体_GB2312"/>
                <w:sz w:val="30"/>
              </w:rPr>
              <w:t xml:space="preserve">  </w:t>
            </w:r>
            <w:r>
              <w:rPr>
                <w:rFonts w:hint="eastAsia" w:ascii="楷体_GB2312" w:eastAsia="楷体_GB2312"/>
                <w:sz w:val="30"/>
              </w:rPr>
              <w:t>人</w:t>
            </w:r>
            <w:r>
              <w:rPr>
                <w:rFonts w:hint="eastAsia" w:ascii="楷体_GB2312" w:eastAsia="楷体_GB2312"/>
                <w:sz w:val="28"/>
              </w:rPr>
              <w:t>（签名）</w:t>
            </w:r>
            <w:r>
              <w:rPr>
                <w:rFonts w:hint="eastAsia" w:ascii="楷体_GB2312" w:eastAsia="楷体_GB2312"/>
                <w:sz w:val="30"/>
              </w:rPr>
              <w:t xml:space="preserve">：     </w:t>
            </w:r>
            <w:r>
              <w:rPr>
                <w:rFonts w:hint="eastAsia" w:ascii="楷体_GB2312" w:eastAsia="楷体_GB2312"/>
                <w:color w:val="FF0000"/>
                <w:sz w:val="30"/>
              </w:rPr>
              <w:t>杨雨洁</w:t>
            </w:r>
            <w:r>
              <w:rPr>
                <w:rFonts w:hint="eastAsia" w:ascii="楷体_GB2312" w:eastAsia="楷体_GB2312"/>
                <w:sz w:val="30"/>
              </w:rPr>
              <w:t xml:space="preserve">     </w:t>
            </w:r>
          </w:p>
          <w:p w14:paraId="36DB4969">
            <w:pPr>
              <w:tabs>
                <w:tab w:val="left" w:pos="3780"/>
                <w:tab w:val="left" w:pos="4200"/>
              </w:tabs>
              <w:ind w:firstLine="600" w:firstLineChars="200"/>
              <w:rPr>
                <w:rFonts w:hint="eastAsia" w:ascii="楷体_GB2312" w:eastAsia="楷体_GB2312"/>
                <w:sz w:val="30"/>
              </w:rPr>
            </w:pPr>
          </w:p>
          <w:p w14:paraId="186FD662">
            <w:pPr>
              <w:tabs>
                <w:tab w:val="left" w:pos="3780"/>
                <w:tab w:val="left" w:pos="4200"/>
              </w:tabs>
              <w:ind w:firstLine="600" w:firstLineChars="200"/>
              <w:rPr>
                <w:rFonts w:hint="eastAsia"/>
                <w:sz w:val="30"/>
              </w:rPr>
            </w:pPr>
            <w:r>
              <w:rPr>
                <w:rFonts w:hint="eastAsia" w:ascii="楷体_GB2312" w:eastAsia="楷体_GB2312"/>
                <w:sz w:val="30"/>
              </w:rPr>
              <w:t>完</w:t>
            </w:r>
            <w:r>
              <w:rPr>
                <w:rFonts w:ascii="楷体_GB2312" w:eastAsia="楷体_GB2312"/>
                <w:sz w:val="30"/>
              </w:rPr>
              <w:t xml:space="preserve"> </w:t>
            </w:r>
            <w:r>
              <w:rPr>
                <w:rFonts w:hint="eastAsia" w:ascii="楷体_GB2312" w:eastAsia="楷体_GB2312"/>
                <w:sz w:val="30"/>
              </w:rPr>
              <w:t xml:space="preserve">  成   日</w:t>
            </w:r>
            <w:r>
              <w:rPr>
                <w:rFonts w:ascii="楷体_GB2312" w:eastAsia="楷体_GB2312"/>
                <w:sz w:val="30"/>
              </w:rPr>
              <w:t xml:space="preserve"> </w:t>
            </w:r>
            <w:r>
              <w:rPr>
                <w:rFonts w:hint="eastAsia" w:ascii="楷体_GB2312" w:eastAsia="楷体_GB2312"/>
                <w:sz w:val="30"/>
              </w:rPr>
              <w:t xml:space="preserve">  期：    </w:t>
            </w:r>
            <w:r>
              <w:rPr>
                <w:rFonts w:hint="eastAsia" w:ascii="楷体_GB2312" w:eastAsia="楷体_GB2312"/>
                <w:color w:val="FF0000"/>
                <w:sz w:val="30"/>
              </w:rPr>
              <w:t>2025-8-25</w:t>
            </w:r>
            <w:r>
              <w:rPr>
                <w:rFonts w:hint="eastAsia" w:ascii="楷体_GB2312" w:eastAsia="楷体_GB2312"/>
                <w:sz w:val="30"/>
              </w:rPr>
              <w:t xml:space="preserve">    </w:t>
            </w:r>
          </w:p>
          <w:p w14:paraId="69A6B54E">
            <w:pPr>
              <w:ind w:firstLine="600" w:firstLineChars="200"/>
              <w:rPr>
                <w:rFonts w:hint="eastAsia" w:ascii="楷体_GB2312" w:eastAsia="楷体_GB2312"/>
                <w:sz w:val="30"/>
              </w:rPr>
            </w:pPr>
          </w:p>
          <w:p w14:paraId="60A732C2">
            <w:pPr>
              <w:ind w:firstLine="600" w:firstLineChars="200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sz w:val="30"/>
              </w:rPr>
              <w:t xml:space="preserve">本文档 使 用部门： </w:t>
            </w:r>
            <w:r>
              <w:rPr>
                <w:rFonts w:hint="eastAsia" w:ascii="楷体_GB2312" w:eastAsia="楷体_GB2312"/>
              </w:rPr>
              <w:t xml:space="preserve">■主管领导   </w:t>
            </w:r>
            <w:r>
              <w:rPr>
                <w:rFonts w:ascii="楷体_GB2312" w:eastAsia="楷体_GB2312"/>
              </w:rPr>
              <w:t xml:space="preserve">  </w:t>
            </w:r>
            <w:r>
              <w:rPr>
                <w:rFonts w:hint="eastAsia" w:ascii="楷体_GB2312" w:eastAsia="楷体_GB2312"/>
              </w:rPr>
              <w:t xml:space="preserve">■项目组 </w:t>
            </w:r>
          </w:p>
          <w:p w14:paraId="35D818EB">
            <w:pPr>
              <w:ind w:left="600" w:leftChars="300" w:firstLine="2000" w:firstLineChars="1000"/>
              <w:rPr>
                <w:u w:val="single"/>
              </w:rPr>
            </w:pPr>
            <w:r>
              <w:rPr>
                <w:rFonts w:hint="eastAsia" w:ascii="楷体_GB2312" w:eastAsia="楷体_GB2312"/>
              </w:rPr>
              <w:t xml:space="preserve">■客户（市场）  ■维护人员  ■用户  </w:t>
            </w:r>
          </w:p>
          <w:p w14:paraId="6A7085C7">
            <w:pPr>
              <w:ind w:firstLine="600" w:firstLineChars="200"/>
              <w:outlineLvl w:val="0"/>
              <w:rPr>
                <w:rFonts w:hint="eastAsia" w:ascii="楷体_GB2312" w:eastAsia="楷体_GB2312"/>
                <w:sz w:val="30"/>
              </w:rPr>
            </w:pPr>
          </w:p>
          <w:p w14:paraId="3706419F">
            <w:pPr>
              <w:ind w:firstLine="600" w:firstLineChars="200"/>
              <w:outlineLvl w:val="0"/>
              <w:rPr>
                <w:sz w:val="30"/>
              </w:rPr>
            </w:pPr>
            <w:r>
              <w:rPr>
                <w:rFonts w:hint="eastAsia" w:ascii="楷体_GB2312" w:eastAsia="楷体_GB2312"/>
                <w:sz w:val="30"/>
              </w:rPr>
              <w:t>评审负责人</w:t>
            </w:r>
            <w:r>
              <w:rPr>
                <w:rFonts w:hint="eastAsia" w:ascii="楷体_GB2312" w:eastAsia="楷体_GB2312"/>
                <w:sz w:val="28"/>
              </w:rPr>
              <w:t>（签名）</w:t>
            </w:r>
            <w:r>
              <w:rPr>
                <w:rFonts w:hint="eastAsia" w:ascii="楷体_GB2312" w:eastAsia="楷体_GB2312"/>
                <w:sz w:val="30"/>
              </w:rPr>
              <w:t xml:space="preserve">：      </w:t>
            </w:r>
            <w:r>
              <w:rPr>
                <w:rFonts w:hint="eastAsia" w:ascii="楷体_GB2312" w:eastAsia="楷体_GB2312"/>
                <w:color w:val="FF0000"/>
                <w:sz w:val="30"/>
                <w:lang w:val="en-US" w:eastAsia="zh-CN"/>
              </w:rPr>
              <w:t>李欣</w:t>
            </w:r>
            <w:r>
              <w:rPr>
                <w:rFonts w:hint="eastAsia" w:ascii="楷体_GB2312" w:eastAsia="楷体_GB2312"/>
                <w:sz w:val="30"/>
              </w:rPr>
              <w:t xml:space="preserve">     </w:t>
            </w:r>
          </w:p>
          <w:p w14:paraId="52E4B278">
            <w:pPr>
              <w:tabs>
                <w:tab w:val="left" w:pos="1655"/>
                <w:tab w:val="center" w:pos="3672"/>
              </w:tabs>
              <w:ind w:firstLine="600" w:firstLineChars="200"/>
              <w:rPr>
                <w:rFonts w:hint="eastAsia" w:ascii="楷体_GB2312" w:eastAsia="楷体_GB2312"/>
                <w:sz w:val="30"/>
              </w:rPr>
            </w:pPr>
          </w:p>
          <w:p w14:paraId="2A669619">
            <w:pPr>
              <w:tabs>
                <w:tab w:val="left" w:pos="1655"/>
                <w:tab w:val="center" w:pos="3672"/>
              </w:tabs>
              <w:ind w:firstLine="600" w:firstLineChars="200"/>
              <w:rPr>
                <w:rFonts w:hint="eastAsia"/>
              </w:rPr>
            </w:pPr>
            <w:r>
              <w:rPr>
                <w:rFonts w:hint="eastAsia" w:ascii="楷体_GB2312" w:eastAsia="楷体_GB2312"/>
                <w:sz w:val="30"/>
              </w:rPr>
              <w:t>评</w:t>
            </w:r>
            <w:r>
              <w:rPr>
                <w:rFonts w:ascii="楷体_GB2312" w:eastAsia="楷体_GB2312"/>
                <w:sz w:val="30"/>
              </w:rPr>
              <w:t xml:space="preserve"> </w:t>
            </w:r>
            <w:r>
              <w:rPr>
                <w:rFonts w:hint="eastAsia" w:ascii="楷体_GB2312" w:eastAsia="楷体_GB2312"/>
                <w:sz w:val="30"/>
              </w:rPr>
              <w:t xml:space="preserve">   审   日  期：     </w:t>
            </w:r>
            <w:r>
              <w:rPr>
                <w:rFonts w:hint="eastAsia" w:ascii="楷体_GB2312" w:eastAsia="楷体_GB2312"/>
                <w:color w:val="FF0000"/>
                <w:sz w:val="30"/>
              </w:rPr>
              <w:t>2025-8-25</w:t>
            </w:r>
            <w:r>
              <w:rPr>
                <w:rFonts w:hint="eastAsia" w:ascii="楷体_GB2312" w:eastAsia="楷体_GB2312"/>
                <w:sz w:val="30"/>
              </w:rPr>
              <w:t xml:space="preserve"> </w:t>
            </w:r>
          </w:p>
        </w:tc>
      </w:tr>
      <w:tr w14:paraId="3922A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1" w:hRule="atLeast"/>
        </w:trPr>
        <w:tc>
          <w:tcPr>
            <w:tcW w:w="1960" w:type="dxa"/>
            <w:vMerge w:val="continue"/>
            <w:shd w:val="clear" w:color="auto" w:fill="CCCCCC"/>
            <w:noWrap w:val="0"/>
            <w:vAlign w:val="top"/>
          </w:tcPr>
          <w:p w14:paraId="5D0F9005">
            <w:pPr>
              <w:pStyle w:val="34"/>
              <w:ind w:firstLine="720"/>
              <w:jc w:val="right"/>
              <w:rPr>
                <w:rFonts w:hint="eastAsia"/>
              </w:rPr>
            </w:pPr>
          </w:p>
        </w:tc>
        <w:tc>
          <w:tcPr>
            <w:tcW w:w="7148" w:type="dxa"/>
            <w:noWrap w:val="0"/>
            <w:vAlign w:val="bottom"/>
          </w:tcPr>
          <w:p w14:paraId="16F13C1B">
            <w:pPr>
              <w:pStyle w:val="34"/>
              <w:ind w:firstLine="72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</w:p>
        </w:tc>
      </w:tr>
    </w:tbl>
    <w:p w14:paraId="467D75EC">
      <w:pPr>
        <w:ind w:firstLine="400"/>
        <w:rPr>
          <w:rFonts w:hint="eastAsia"/>
        </w:rPr>
      </w:pPr>
    </w:p>
    <w:p w14:paraId="2138F15F">
      <w:pPr>
        <w:ind w:firstLine="480"/>
        <w:rPr>
          <w:rFonts w:hint="eastAsia" w:ascii="宋体" w:hAnsi="宋体"/>
          <w:b/>
          <w:bCs/>
          <w:sz w:val="24"/>
        </w:rPr>
      </w:pPr>
    </w:p>
    <w:p w14:paraId="0CBCDB91">
      <w:pPr>
        <w:ind w:firstLine="48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文档信息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6BEE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6131EAF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标题</w:t>
            </w:r>
            <w:r>
              <w:rPr>
                <w:rFonts w:ascii="宋体" w:hAnsi="宋体" w:cs="Arial"/>
                <w:color w:val="FF0000"/>
              </w:rPr>
              <w:t>:</w:t>
            </w:r>
            <w:r>
              <w:rPr>
                <w:rFonts w:hint="eastAsia"/>
                <w:color w:val="FF0000"/>
              </w:rPr>
              <w:t xml:space="preserve"> 九寨沟游客服务系统需求规约</w:t>
            </w:r>
          </w:p>
        </w:tc>
      </w:tr>
      <w:tr w14:paraId="4215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3819CA46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作者</w:t>
            </w:r>
            <w:r>
              <w:rPr>
                <w:rFonts w:ascii="宋体" w:hAnsi="宋体" w:cs="Arial"/>
                <w:color w:val="FF0000"/>
              </w:rPr>
              <w:t xml:space="preserve">: </w:t>
            </w:r>
            <w:r>
              <w:rPr>
                <w:rFonts w:hint="eastAsia" w:ascii="宋体" w:hAnsi="宋体"/>
                <w:color w:val="FF0000"/>
              </w:rPr>
              <w:t>杨雨洁</w:t>
            </w:r>
          </w:p>
        </w:tc>
      </w:tr>
      <w:tr w14:paraId="24A1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BC9EEC4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创建日期</w:t>
            </w:r>
            <w:r>
              <w:rPr>
                <w:rFonts w:ascii="宋体" w:hAnsi="宋体" w:cs="Arial"/>
                <w:color w:val="FF0000"/>
              </w:rPr>
              <w:t xml:space="preserve">: </w:t>
            </w:r>
            <w:r>
              <w:rPr>
                <w:rFonts w:hint="eastAsia" w:ascii="宋体" w:hAnsi="宋体" w:cs="Arial"/>
                <w:color w:val="FF0000"/>
              </w:rPr>
              <w:t>2025-8-9</w:t>
            </w:r>
          </w:p>
        </w:tc>
      </w:tr>
      <w:tr w14:paraId="4EF3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641A238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上次更新日期</w:t>
            </w:r>
            <w:r>
              <w:rPr>
                <w:rFonts w:ascii="宋体" w:hAnsi="宋体" w:cs="Arial"/>
                <w:color w:val="FF0000"/>
              </w:rPr>
              <w:t xml:space="preserve">: </w:t>
            </w:r>
            <w:r>
              <w:rPr>
                <w:rFonts w:hint="eastAsia" w:ascii="宋体" w:hAnsi="宋体" w:cs="Arial"/>
                <w:color w:val="FF0000"/>
              </w:rPr>
              <w:t>2025-8-25</w:t>
            </w:r>
          </w:p>
        </w:tc>
      </w:tr>
      <w:tr w14:paraId="5C6B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68F664FA">
            <w:pPr>
              <w:ind w:firstLine="400"/>
              <w:rPr>
                <w:rFonts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版本</w:t>
            </w:r>
            <w:r>
              <w:rPr>
                <w:rFonts w:ascii="宋体" w:hAnsi="宋体" w:cs="Arial"/>
                <w:color w:val="FF0000"/>
              </w:rPr>
              <w:t>:</w:t>
            </w:r>
            <w:r>
              <w:rPr>
                <w:rFonts w:hint="eastAsia" w:ascii="宋体" w:hAnsi="宋体" w:cs="Arial"/>
                <w:color w:val="FF0000"/>
              </w:rPr>
              <w:t xml:space="preserve"> Build2.0</w:t>
            </w:r>
          </w:p>
        </w:tc>
      </w:tr>
      <w:tr w14:paraId="6368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8F3B0CA">
            <w:pPr>
              <w:ind w:firstLine="400"/>
              <w:rPr>
                <w:rFonts w:ascii="宋体" w:hAnsi="宋体" w:cs="Arial"/>
                <w:color w:val="FF0000"/>
              </w:rPr>
            </w:pPr>
          </w:p>
        </w:tc>
      </w:tr>
      <w:tr w14:paraId="336A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9E7DA22">
            <w:pPr>
              <w:ind w:firstLine="400"/>
              <w:rPr>
                <w:rFonts w:hint="eastAsia" w:ascii="宋体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ascii="宋体" w:hAnsi="宋体" w:cs="Arial"/>
                <w:color w:val="FF0000"/>
              </w:rPr>
              <w:t>部门名称</w:t>
            </w:r>
            <w:r>
              <w:rPr>
                <w:rFonts w:ascii="宋体" w:hAnsi="宋体" w:cs="Arial"/>
                <w:color w:val="FF0000"/>
              </w:rPr>
              <w:t>:</w:t>
            </w:r>
            <w:r>
              <w:rPr>
                <w:rFonts w:ascii="宋体" w:hAnsi="宋体" w:cs="Arial"/>
                <w:color w:val="FF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FF0000"/>
              </w:rPr>
              <w:t>成都理工大学软工一</w:t>
            </w:r>
            <w:r>
              <w:rPr>
                <w:rFonts w:hint="eastAsia" w:ascii="宋体" w:hAnsi="宋体"/>
                <w:color w:val="FF0000"/>
                <w:lang w:val="en-US" w:eastAsia="zh-CN"/>
              </w:rPr>
              <w:t>组</w:t>
            </w:r>
          </w:p>
        </w:tc>
      </w:tr>
    </w:tbl>
    <w:p w14:paraId="383FC12E">
      <w:pPr>
        <w:pStyle w:val="48"/>
        <w:ind w:firstLine="400"/>
        <w:rPr>
          <w:rFonts w:hint="eastAsia" w:ascii="宋体" w:hAnsi="宋体"/>
        </w:rPr>
      </w:pPr>
    </w:p>
    <w:p w14:paraId="1780D29C">
      <w:pPr>
        <w:ind w:firstLine="400"/>
        <w:rPr>
          <w:rFonts w:hint="eastAsia" w:ascii="宋体" w:hAnsi="宋体"/>
        </w:rPr>
      </w:pPr>
    </w:p>
    <w:p w14:paraId="5CFEDCEB">
      <w:pPr>
        <w:pStyle w:val="26"/>
        <w:spacing w:before="0" w:after="0"/>
        <w:ind w:firstLine="400"/>
        <w:rPr>
          <w:rFonts w:ascii="宋体" w:hAnsi="宋体"/>
          <w:caps w:val="0"/>
        </w:rPr>
      </w:pPr>
      <w:r>
        <w:rPr>
          <w:rFonts w:hint="eastAsia" w:ascii="宋体" w:hAnsi="宋体"/>
          <w:caps w:val="0"/>
        </w:rPr>
        <w:t>修订文档历史记录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320"/>
        <w:gridCol w:w="1980"/>
      </w:tblGrid>
      <w:tr w14:paraId="3126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3B8A89F3">
            <w:pPr>
              <w:ind w:firstLine="400"/>
              <w:rPr>
                <w:rFonts w:ascii="宋体" w:hAnsi="宋体" w:cs="Arial"/>
                <w:b/>
              </w:rPr>
            </w:pPr>
            <w:r>
              <w:rPr>
                <w:rFonts w:hint="eastAsia" w:ascii="宋体" w:hAnsi="宋体" w:cs="Arial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6BA169C6">
            <w:pPr>
              <w:ind w:firstLine="400"/>
              <w:rPr>
                <w:rFonts w:ascii="宋体" w:hAnsi="宋体" w:cs="Arial"/>
                <w:b/>
              </w:rPr>
            </w:pPr>
            <w:r>
              <w:rPr>
                <w:rFonts w:hint="eastAsia" w:ascii="宋体" w:hAnsi="宋体" w:cs="Arial"/>
                <w:b/>
              </w:rPr>
              <w:t>版本</w:t>
            </w:r>
          </w:p>
        </w:tc>
        <w:tc>
          <w:tcPr>
            <w:tcW w:w="4320" w:type="dxa"/>
            <w:noWrap w:val="0"/>
            <w:vAlign w:val="top"/>
          </w:tcPr>
          <w:p w14:paraId="6BAB83C4">
            <w:pPr>
              <w:ind w:firstLine="400"/>
              <w:rPr>
                <w:rFonts w:ascii="宋体" w:hAnsi="宋体" w:cs="Arial"/>
                <w:b/>
              </w:rPr>
            </w:pPr>
            <w:r>
              <w:rPr>
                <w:rFonts w:hint="eastAsia" w:ascii="宋体" w:hAnsi="宋体" w:cs="Arial"/>
                <w:b/>
              </w:rPr>
              <w:t>说明</w:t>
            </w:r>
          </w:p>
        </w:tc>
        <w:tc>
          <w:tcPr>
            <w:tcW w:w="1980" w:type="dxa"/>
            <w:noWrap w:val="0"/>
            <w:vAlign w:val="top"/>
          </w:tcPr>
          <w:p w14:paraId="2FDFC46A">
            <w:pPr>
              <w:ind w:firstLine="400"/>
              <w:rPr>
                <w:rFonts w:ascii="宋体" w:hAnsi="宋体" w:cs="Arial"/>
                <w:b/>
              </w:rPr>
            </w:pPr>
            <w:r>
              <w:rPr>
                <w:rFonts w:hint="eastAsia" w:ascii="宋体" w:hAnsi="宋体" w:cs="Arial"/>
                <w:b/>
              </w:rPr>
              <w:t>作者</w:t>
            </w:r>
          </w:p>
        </w:tc>
      </w:tr>
      <w:tr w14:paraId="116A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78899C20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2025-8-9</w:t>
            </w:r>
          </w:p>
        </w:tc>
        <w:tc>
          <w:tcPr>
            <w:tcW w:w="1440" w:type="dxa"/>
            <w:noWrap w:val="0"/>
            <w:vAlign w:val="top"/>
          </w:tcPr>
          <w:p w14:paraId="71EC1FE6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1.0.20221118</w:t>
            </w:r>
          </w:p>
        </w:tc>
        <w:tc>
          <w:tcPr>
            <w:tcW w:w="4320" w:type="dxa"/>
            <w:noWrap w:val="0"/>
            <w:vAlign w:val="top"/>
          </w:tcPr>
          <w:p w14:paraId="77C1711F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正式确定基本功能</w:t>
            </w:r>
          </w:p>
        </w:tc>
        <w:tc>
          <w:tcPr>
            <w:tcW w:w="1980" w:type="dxa"/>
            <w:noWrap w:val="0"/>
            <w:vAlign w:val="top"/>
          </w:tcPr>
          <w:p w14:paraId="51D567BE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eastAsia="宋体" w:cs="Arial"/>
                <w:color w:val="FF0000"/>
              </w:rPr>
              <w:t>杨雨洁</w:t>
            </w:r>
          </w:p>
        </w:tc>
      </w:tr>
      <w:tr w14:paraId="0476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 w14:paraId="428DCC12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2025-8-11</w:t>
            </w:r>
          </w:p>
        </w:tc>
        <w:tc>
          <w:tcPr>
            <w:tcW w:w="1440" w:type="dxa"/>
            <w:noWrap w:val="0"/>
            <w:vAlign w:val="top"/>
          </w:tcPr>
          <w:p w14:paraId="09B67D3B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Build1.0</w:t>
            </w:r>
          </w:p>
        </w:tc>
        <w:tc>
          <w:tcPr>
            <w:tcW w:w="4320" w:type="dxa"/>
            <w:noWrap w:val="0"/>
            <w:vAlign w:val="top"/>
          </w:tcPr>
          <w:p w14:paraId="194E928F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新增客户端管理端分离项目，</w:t>
            </w:r>
            <w:r>
              <w:rPr>
                <w:rFonts w:ascii="宋体" w:hAnsi="宋体" w:cs="Arial"/>
                <w:color w:val="FF0000"/>
              </w:rPr>
              <w:t>整合景区餐饮、住宿预订模块，实现一站式服务</w:t>
            </w:r>
          </w:p>
        </w:tc>
        <w:tc>
          <w:tcPr>
            <w:tcW w:w="1980" w:type="dxa"/>
            <w:noWrap w:val="0"/>
            <w:vAlign w:val="top"/>
          </w:tcPr>
          <w:p w14:paraId="73769A13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eastAsia="宋体" w:cs="Arial"/>
                <w:color w:val="FF0000"/>
              </w:rPr>
              <w:t>杨雨洁</w:t>
            </w:r>
          </w:p>
        </w:tc>
      </w:tr>
      <w:tr w14:paraId="4792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438AB40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2025-8-15</w:t>
            </w:r>
          </w:p>
        </w:tc>
        <w:tc>
          <w:tcPr>
            <w:tcW w:w="1440" w:type="dxa"/>
            <w:noWrap w:val="0"/>
            <w:vAlign w:val="top"/>
          </w:tcPr>
          <w:p w14:paraId="73B9A1E0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Build1.1</w:t>
            </w:r>
          </w:p>
        </w:tc>
        <w:tc>
          <w:tcPr>
            <w:tcW w:w="4320" w:type="dxa"/>
            <w:noWrap w:val="0"/>
            <w:vAlign w:val="top"/>
          </w:tcPr>
          <w:p w14:paraId="6603B422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优化线上购票服务，缩短游客预定时间，</w:t>
            </w:r>
            <w:r>
              <w:rPr>
                <w:rFonts w:ascii="宋体" w:hAnsi="宋体" w:cs="Arial"/>
                <w:color w:val="FF0000"/>
              </w:rPr>
              <w:t>优化移动端界面适配，提升小屏幕设备使用体验</w:t>
            </w:r>
          </w:p>
        </w:tc>
        <w:tc>
          <w:tcPr>
            <w:tcW w:w="1980" w:type="dxa"/>
            <w:noWrap w:val="0"/>
            <w:vAlign w:val="top"/>
          </w:tcPr>
          <w:p w14:paraId="29F343D6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eastAsia="宋体" w:cs="Arial"/>
                <w:color w:val="FF0000"/>
              </w:rPr>
              <w:t>杨雨洁</w:t>
            </w:r>
          </w:p>
        </w:tc>
      </w:tr>
      <w:tr w14:paraId="2AA0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A9BA0A3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2025-8-18</w:t>
            </w:r>
          </w:p>
        </w:tc>
        <w:tc>
          <w:tcPr>
            <w:tcW w:w="1440" w:type="dxa"/>
            <w:noWrap w:val="0"/>
            <w:vAlign w:val="top"/>
          </w:tcPr>
          <w:p w14:paraId="4C2D3B1B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Build1.2</w:t>
            </w:r>
          </w:p>
        </w:tc>
        <w:tc>
          <w:tcPr>
            <w:tcW w:w="4320" w:type="dxa"/>
            <w:noWrap w:val="0"/>
            <w:vAlign w:val="top"/>
          </w:tcPr>
          <w:p w14:paraId="328ABE3C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ascii="宋体" w:hAnsi="宋体" w:cs="Arial"/>
                <w:color w:val="FF0000"/>
              </w:rPr>
              <w:t>新增景区特色活动推荐板块，根据游客偏好智能推送</w:t>
            </w:r>
          </w:p>
        </w:tc>
        <w:tc>
          <w:tcPr>
            <w:tcW w:w="1980" w:type="dxa"/>
            <w:noWrap w:val="0"/>
            <w:vAlign w:val="top"/>
          </w:tcPr>
          <w:p w14:paraId="2D7F57CF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eastAsia="宋体" w:cs="Arial"/>
                <w:color w:val="FF0000"/>
              </w:rPr>
              <w:t>杨雨洁</w:t>
            </w:r>
          </w:p>
        </w:tc>
      </w:tr>
      <w:tr w14:paraId="2167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C481469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2025-8-25</w:t>
            </w:r>
          </w:p>
        </w:tc>
        <w:tc>
          <w:tcPr>
            <w:tcW w:w="1440" w:type="dxa"/>
            <w:noWrap w:val="0"/>
            <w:vAlign w:val="top"/>
          </w:tcPr>
          <w:p w14:paraId="7BAEBC7C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Build2.0</w:t>
            </w:r>
          </w:p>
        </w:tc>
        <w:tc>
          <w:tcPr>
            <w:tcW w:w="4320" w:type="dxa"/>
            <w:noWrap w:val="0"/>
            <w:vAlign w:val="top"/>
          </w:tcPr>
          <w:p w14:paraId="6C8CD514">
            <w:pPr>
              <w:ind w:firstLine="400"/>
              <w:rPr>
                <w:rFonts w:ascii="宋体" w:hAnsi="宋体" w:cs="Arial"/>
                <w:color w:val="FF0000"/>
              </w:rPr>
            </w:pPr>
            <w:r>
              <w:rPr>
                <w:rFonts w:ascii="宋体" w:hAnsi="宋体" w:cs="Arial"/>
                <w:color w:val="FF0000"/>
              </w:rPr>
              <w:t>优化用户评价与反馈模块，增强与游客的互动性</w:t>
            </w:r>
          </w:p>
        </w:tc>
        <w:tc>
          <w:tcPr>
            <w:tcW w:w="1980" w:type="dxa"/>
            <w:noWrap w:val="0"/>
            <w:vAlign w:val="top"/>
          </w:tcPr>
          <w:p w14:paraId="6C9CD5E3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eastAsia="宋体" w:cs="Arial"/>
                <w:color w:val="FF0000"/>
              </w:rPr>
              <w:t>杨雨洁</w:t>
            </w:r>
          </w:p>
        </w:tc>
      </w:tr>
      <w:tr w14:paraId="5739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B63BC4B">
            <w:pPr>
              <w:ind w:firstLine="400"/>
              <w:rPr>
                <w:rFonts w:hint="eastAsia"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2025-8-29</w:t>
            </w:r>
          </w:p>
        </w:tc>
        <w:tc>
          <w:tcPr>
            <w:tcW w:w="1440" w:type="dxa"/>
            <w:noWrap w:val="0"/>
            <w:vAlign w:val="top"/>
          </w:tcPr>
          <w:p w14:paraId="5CFFC729">
            <w:pPr>
              <w:ind w:firstLine="400"/>
              <w:rPr>
                <w:rFonts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Build3.0</w:t>
            </w:r>
          </w:p>
        </w:tc>
        <w:tc>
          <w:tcPr>
            <w:tcW w:w="4320" w:type="dxa"/>
            <w:noWrap w:val="0"/>
            <w:vAlign w:val="top"/>
          </w:tcPr>
          <w:p w14:paraId="37D476BC">
            <w:pPr>
              <w:ind w:firstLine="400"/>
              <w:rPr>
                <w:rFonts w:ascii="宋体" w:hAnsi="宋体" w:cs="Arial"/>
                <w:color w:val="FF0000"/>
              </w:rPr>
            </w:pPr>
            <w:r>
              <w:rPr>
                <w:rFonts w:hint="eastAsia" w:ascii="宋体" w:hAnsi="宋体" w:cs="Arial"/>
                <w:color w:val="FF0000"/>
              </w:rPr>
              <w:t>九寨沟游客服务系统正式发布</w:t>
            </w:r>
          </w:p>
        </w:tc>
        <w:tc>
          <w:tcPr>
            <w:tcW w:w="1980" w:type="dxa"/>
            <w:noWrap w:val="0"/>
            <w:vAlign w:val="top"/>
          </w:tcPr>
          <w:p w14:paraId="62405FC7">
            <w:pPr>
              <w:ind w:firstLine="400"/>
              <w:rPr>
                <w:rFonts w:ascii="宋体" w:hAnsi="宋体" w:cs="Arial"/>
                <w:color w:val="FF0000"/>
              </w:rPr>
            </w:pPr>
            <w:r>
              <w:rPr>
                <w:rFonts w:hint="eastAsia" w:ascii="宋体" w:hAnsi="宋体" w:eastAsia="宋体" w:cs="Arial"/>
                <w:color w:val="FF0000"/>
              </w:rPr>
              <w:t>杨雨洁</w:t>
            </w:r>
          </w:p>
        </w:tc>
      </w:tr>
      <w:tr w14:paraId="754B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59DD80C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892930A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1E429F7D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4FCC9B63">
            <w:pPr>
              <w:ind w:firstLine="400"/>
              <w:rPr>
                <w:rFonts w:ascii="宋体" w:hAnsi="宋体" w:cs="Arial"/>
              </w:rPr>
            </w:pPr>
          </w:p>
        </w:tc>
      </w:tr>
      <w:tr w14:paraId="0DFB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DDBAE5F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A202EF8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2BF6E6A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6950F99E">
            <w:pPr>
              <w:ind w:firstLine="400"/>
              <w:rPr>
                <w:rFonts w:ascii="宋体" w:hAnsi="宋体" w:cs="Arial"/>
              </w:rPr>
            </w:pPr>
          </w:p>
        </w:tc>
      </w:tr>
      <w:tr w14:paraId="75D6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DDEC508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8D7AB72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4FE609D0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1350521F">
            <w:pPr>
              <w:ind w:firstLine="400"/>
              <w:rPr>
                <w:rFonts w:ascii="宋体" w:hAnsi="宋体" w:cs="Arial"/>
              </w:rPr>
            </w:pPr>
          </w:p>
        </w:tc>
      </w:tr>
      <w:tr w14:paraId="26E7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024F088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0A976D3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6F805F8E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744B99E6">
            <w:pPr>
              <w:ind w:firstLine="400"/>
              <w:rPr>
                <w:rFonts w:ascii="宋体" w:hAnsi="宋体" w:cs="Arial"/>
              </w:rPr>
            </w:pPr>
          </w:p>
        </w:tc>
      </w:tr>
      <w:tr w14:paraId="6581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562B035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9304660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47F37ACB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7DABF0D4">
            <w:pPr>
              <w:ind w:firstLine="400"/>
              <w:rPr>
                <w:rFonts w:ascii="宋体" w:hAnsi="宋体" w:cs="Arial"/>
              </w:rPr>
            </w:pPr>
          </w:p>
        </w:tc>
      </w:tr>
      <w:tr w14:paraId="627D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52412D5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CB07764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64BAC67F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06A0B9E0">
            <w:pPr>
              <w:ind w:firstLine="400"/>
              <w:rPr>
                <w:rFonts w:ascii="宋体" w:hAnsi="宋体" w:cs="Arial"/>
              </w:rPr>
            </w:pPr>
          </w:p>
        </w:tc>
      </w:tr>
      <w:tr w14:paraId="217A2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4407F96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51FED39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7D5ADB00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4327561A">
            <w:pPr>
              <w:ind w:firstLine="400"/>
              <w:rPr>
                <w:rFonts w:ascii="宋体" w:hAnsi="宋体" w:cs="Arial"/>
              </w:rPr>
            </w:pPr>
          </w:p>
        </w:tc>
      </w:tr>
      <w:tr w14:paraId="16BE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3A4242B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70B6D11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1F634C38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1246562A">
            <w:pPr>
              <w:ind w:firstLine="400"/>
              <w:rPr>
                <w:rFonts w:ascii="宋体" w:hAnsi="宋体" w:cs="Arial"/>
              </w:rPr>
            </w:pPr>
          </w:p>
        </w:tc>
      </w:tr>
      <w:tr w14:paraId="5715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E3816CF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E6A2094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4711C10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705DEFE7">
            <w:pPr>
              <w:ind w:firstLine="400"/>
              <w:rPr>
                <w:rFonts w:ascii="宋体" w:hAnsi="宋体" w:cs="Arial"/>
              </w:rPr>
            </w:pPr>
          </w:p>
        </w:tc>
      </w:tr>
      <w:tr w14:paraId="77F13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8A0AB66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D866F2C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009BD995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5C0637F9">
            <w:pPr>
              <w:ind w:firstLine="400"/>
              <w:rPr>
                <w:rFonts w:ascii="宋体" w:hAnsi="宋体" w:cs="Arial"/>
              </w:rPr>
            </w:pPr>
          </w:p>
        </w:tc>
      </w:tr>
      <w:tr w14:paraId="362C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F7083BE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95BADAF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0EC2F9DC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73D64DF0">
            <w:pPr>
              <w:ind w:firstLine="400"/>
              <w:rPr>
                <w:rFonts w:ascii="宋体" w:hAnsi="宋体" w:cs="Arial"/>
              </w:rPr>
            </w:pPr>
          </w:p>
        </w:tc>
      </w:tr>
      <w:tr w14:paraId="1277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C5CB20C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F0D2295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40BDFC75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469147F2">
            <w:pPr>
              <w:ind w:firstLine="400"/>
              <w:rPr>
                <w:rFonts w:ascii="宋体" w:hAnsi="宋体" w:cs="Arial"/>
              </w:rPr>
            </w:pPr>
          </w:p>
        </w:tc>
      </w:tr>
      <w:tr w14:paraId="00A5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782F2EF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544EC5C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554DA95">
            <w:pPr>
              <w:ind w:firstLine="400"/>
              <w:rPr>
                <w:rFonts w:ascii="宋体" w:hAnsi="宋体" w:cs="Arial"/>
              </w:rPr>
            </w:pPr>
          </w:p>
        </w:tc>
        <w:tc>
          <w:tcPr>
            <w:tcW w:w="1980" w:type="dxa"/>
            <w:noWrap w:val="0"/>
            <w:vAlign w:val="top"/>
          </w:tcPr>
          <w:p w14:paraId="71CC0DC0">
            <w:pPr>
              <w:ind w:firstLine="400"/>
              <w:rPr>
                <w:rFonts w:ascii="宋体" w:hAnsi="宋体" w:cs="Arial"/>
              </w:rPr>
            </w:pPr>
          </w:p>
        </w:tc>
      </w:tr>
    </w:tbl>
    <w:p w14:paraId="48F94760">
      <w:pPr>
        <w:ind w:firstLine="400"/>
        <w:rPr>
          <w:rFonts w:ascii="宋体" w:hAnsi="宋体"/>
        </w:rPr>
      </w:pPr>
    </w:p>
    <w:p w14:paraId="70240C55">
      <w:pPr>
        <w:ind w:firstLine="400"/>
        <w:rPr>
          <w:rFonts w:hint="eastAsia"/>
          <w:b/>
          <w:sz w:val="28"/>
        </w:rPr>
      </w:pPr>
      <w:r>
        <w:rPr>
          <w:rFonts w:ascii="宋体" w:hAnsi="宋体"/>
        </w:rPr>
        <w:br w:type="page"/>
      </w:r>
      <w:r>
        <w:rPr>
          <w:rFonts w:hint="eastAsia"/>
          <w:b/>
          <w:sz w:val="44"/>
        </w:rPr>
        <w:t>目 录</w:t>
      </w:r>
    </w:p>
    <w:p w14:paraId="160D3FC1">
      <w:pPr>
        <w:pStyle w:val="26"/>
        <w:tabs>
          <w:tab w:val="left" w:pos="400"/>
          <w:tab w:val="right" w:leader="dot" w:pos="8302"/>
        </w:tabs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</w:pPr>
      <w:r>
        <w:rPr>
          <w:caps w:val="0"/>
          <w:sz w:val="21"/>
        </w:rPr>
        <w:fldChar w:fldCharType="begin"/>
      </w:r>
      <w:r>
        <w:rPr>
          <w:caps w:val="0"/>
          <w:sz w:val="21"/>
        </w:rPr>
        <w:instrText xml:space="preserve"> TOC \o "1-3" \h \z </w:instrText>
      </w:r>
      <w:r>
        <w:rPr>
          <w:caps w:val="0"/>
          <w:sz w:val="21"/>
        </w:rPr>
        <w:fldChar w:fldCharType="separate"/>
      </w: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"_Toc206574673"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1.</w:t>
      </w:r>
      <w:r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5096EAD0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"_Toc206574674"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1.1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1CBF875B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"_Toc206574675"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1.2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04A9474F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"_Toc206574676"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1.3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定义、首字母缩写词和缩略语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2FFBD971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"_Toc206574677"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1.4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6EA1DAF8">
      <w:pPr>
        <w:pStyle w:val="26"/>
        <w:tabs>
          <w:tab w:val="left" w:pos="400"/>
          <w:tab w:val="right" w:leader="dot" w:pos="8302"/>
        </w:tabs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"_Toc206574678"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</w:t>
      </w:r>
      <w:r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软件总体概述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1994FE10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"_Toc206574679"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2.1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软件标识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28D1F421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"_Toc206574680"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2.2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软件描述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32A68157">
      <w:pPr>
        <w:pStyle w:val="19"/>
        <w:tabs>
          <w:tab w:val="left" w:pos="1200"/>
          <w:tab w:val="right" w:leader="dot" w:pos="8302"/>
        </w:tabs>
        <w:rPr>
          <w:rFonts w:hint="eastAsia" w:ascii="等线" w:hAnsi="等线" w:eastAsia="等线"/>
          <w:i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"_Toc206574681"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2.2.1</w:t>
      </w:r>
      <w:r>
        <w:rPr>
          <w:rFonts w:hint="eastAsia" w:ascii="等线" w:hAnsi="等线" w:eastAsia="等线"/>
          <w:i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系统属性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6958D803">
      <w:pPr>
        <w:pStyle w:val="19"/>
        <w:tabs>
          <w:tab w:val="left" w:pos="1200"/>
          <w:tab w:val="right" w:leader="dot" w:pos="8302"/>
        </w:tabs>
        <w:rPr>
          <w:rFonts w:hint="eastAsia" w:ascii="等线" w:hAnsi="等线" w:eastAsia="等线"/>
          <w:i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"_Toc206574682"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2.2.2</w:t>
      </w:r>
      <w:r>
        <w:rPr>
          <w:rFonts w:hint="eastAsia" w:ascii="等线" w:hAnsi="等线" w:eastAsia="等线"/>
          <w:i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开发背景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1E49DD90">
      <w:pPr>
        <w:pStyle w:val="19"/>
        <w:tabs>
          <w:tab w:val="left" w:pos="1200"/>
          <w:tab w:val="right" w:leader="dot" w:pos="8302"/>
        </w:tabs>
        <w:rPr>
          <w:rFonts w:hint="eastAsia" w:ascii="等线" w:hAnsi="等线" w:eastAsia="等线"/>
          <w:i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"_Toc206574683"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2.2.3</w:t>
      </w:r>
      <w:r>
        <w:rPr>
          <w:rFonts w:hint="eastAsia" w:ascii="等线" w:hAnsi="等线" w:eastAsia="等线"/>
          <w:i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软件功能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55688195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"_Toc206574684"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2.3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用户的特点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235DA4F1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"_Toc206574685"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2.4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限制与约束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346BDF0C">
      <w:pPr>
        <w:pStyle w:val="26"/>
        <w:tabs>
          <w:tab w:val="left" w:pos="400"/>
          <w:tab w:val="right" w:leader="dot" w:pos="8302"/>
        </w:tabs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"_Toc206574686"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3.</w:t>
      </w:r>
      <w:r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具体需求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7C3C7941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"_Toc206574687"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  <w:lang w:val="zh-CN"/>
        </w:rPr>
        <w:t>3.1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  <w:lang w:val="zh-CN"/>
        </w:rPr>
        <w:t>用户登录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5F487EF9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"_Toc206574688"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  <w:lang w:val="zh-CN"/>
        </w:rPr>
        <w:t>3.2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  <w:lang w:val="zh-CN"/>
        </w:rPr>
        <w:t>行程规划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04459EF7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"_Toc206574689"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  <w:lang w:val="zh-CN"/>
        </w:rPr>
        <w:t>3.3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  <w:lang w:val="zh-CN"/>
        </w:rPr>
        <w:t>酒店预订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59864336">
      <w:pPr>
        <w:pStyle w:val="32"/>
        <w:tabs>
          <w:tab w:val="left" w:pos="800"/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"_Toc206574690"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3.4</w:t>
      </w:r>
      <w:r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景区导览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2FE80800">
      <w:pPr>
        <w:pStyle w:val="32"/>
        <w:tabs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"_Toc206574691"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3.5    应急救援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7BA89909">
      <w:pPr>
        <w:pStyle w:val="32"/>
        <w:tabs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"_Toc206574692"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3.6    用户管理、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0EFB13AF">
      <w:pPr>
        <w:pStyle w:val="32"/>
        <w:tabs>
          <w:tab w:val="right" w:leader="dot" w:pos="8302"/>
        </w:tabs>
        <w:rPr>
          <w:rFonts w:hint="eastAsia" w:ascii="等线" w:hAnsi="等线" w:eastAsia="等线"/>
          <w:small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"_Toc206574693"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3.7    天气预警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368B197D">
      <w:pPr>
        <w:pStyle w:val="26"/>
        <w:tabs>
          <w:tab w:val="left" w:pos="400"/>
          <w:tab w:val="right" w:leader="dot" w:pos="8302"/>
        </w:tabs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</w:pPr>
      <w:r>
        <w:rPr>
          <w:rStyle w:val="38"/>
          <w:rFonts w:hint="eastAsia"/>
        </w:rPr>
        <w:fldChar w:fldCharType="begin"/>
      </w:r>
      <w:r>
        <w:rPr>
          <w:rStyle w:val="38"/>
          <w:rFonts w:hint="eastAsia"/>
        </w:rPr>
        <w:instrText xml:space="preserve"> </w:instrText>
      </w:r>
      <w:r>
        <w:rPr>
          <w:rFonts w:hint="eastAsia"/>
        </w:rPr>
        <w:instrText xml:space="preserve">HYPERLINK \l "_Toc206574694"</w:instrText>
      </w:r>
      <w:r>
        <w:rPr>
          <w:rStyle w:val="38"/>
          <w:rFonts w:hint="eastAsia"/>
        </w:rPr>
        <w:instrText xml:space="preserve"> </w:instrText>
      </w:r>
      <w:r>
        <w:rPr>
          <w:rStyle w:val="38"/>
          <w:rFonts w:hint="eastAsia"/>
        </w:rPr>
        <w:fldChar w:fldCharType="separate"/>
      </w:r>
      <w:r>
        <w:rPr>
          <w:rStyle w:val="38"/>
          <w:rFonts w:hint="eastAsia"/>
        </w:rPr>
        <w:t>4.</w:t>
      </w:r>
      <w:r>
        <w:rPr>
          <w:rFonts w:hint="eastAsia" w:ascii="等线" w:hAnsi="等线" w:eastAsia="等线"/>
          <w:b w:val="0"/>
          <w:caps w:val="0"/>
          <w:snapToGrid/>
          <w:kern w:val="2"/>
          <w:sz w:val="22"/>
          <w:szCs w:val="24"/>
        </w:rPr>
        <w:tab/>
      </w:r>
      <w:r>
        <w:rPr>
          <w:rStyle w:val="38"/>
          <w:rFonts w:hint="eastAsia"/>
        </w:rPr>
        <w:t>性能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_Toc206574694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Style w:val="38"/>
          <w:rFonts w:hint="eastAsia"/>
        </w:rPr>
        <w:fldChar w:fldCharType="end"/>
      </w:r>
    </w:p>
    <w:p w14:paraId="273F6154">
      <w:pPr>
        <w:tabs>
          <w:tab w:val="left" w:pos="400"/>
          <w:tab w:val="right" w:leader="dot" w:pos="8302"/>
        </w:tabs>
        <w:spacing w:before="120" w:after="120"/>
        <w:ind w:firstLine="400"/>
        <w:rPr>
          <w:rFonts w:hint="eastAsia"/>
          <w:b/>
          <w:sz w:val="28"/>
        </w:rPr>
        <w:sectPr>
          <w:footerReference r:id="rId3" w:type="even"/>
          <w:pgSz w:w="11906" w:h="16838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  <w:r>
        <w:rPr>
          <w:caps/>
        </w:rPr>
        <w:fldChar w:fldCharType="end"/>
      </w:r>
    </w:p>
    <w:p w14:paraId="0D9E46F9">
      <w:pPr>
        <w:pStyle w:val="2"/>
        <w:ind w:firstLine="640"/>
        <w:rPr>
          <w:rFonts w:hint="eastAsia"/>
        </w:rPr>
      </w:pPr>
      <w:bookmarkStart w:id="0" w:name="_Toc206574673"/>
      <w:r>
        <w:rPr>
          <w:rFonts w:hint="eastAsia"/>
        </w:rPr>
        <w:t>引言</w:t>
      </w:r>
      <w:bookmarkEnd w:id="0"/>
    </w:p>
    <w:p w14:paraId="1664ADDE">
      <w:pPr>
        <w:pStyle w:val="4"/>
        <w:ind w:firstLine="480"/>
        <w:rPr>
          <w:rFonts w:hint="eastAsia"/>
        </w:rPr>
      </w:pPr>
      <w:bookmarkStart w:id="1" w:name="_Toc206574674"/>
      <w:r>
        <w:rPr>
          <w:rFonts w:hint="eastAsia"/>
        </w:rPr>
        <w:t>目的</w:t>
      </w:r>
      <w:bookmarkEnd w:id="1"/>
    </w:p>
    <w:p w14:paraId="3EE839B5">
      <w:pPr>
        <w:pStyle w:val="3"/>
        <w:ind w:left="397" w:firstLine="420" w:firstLineChars="200"/>
        <w:rPr>
          <w:rFonts w:hint="eastAsia"/>
          <w:sz w:val="21"/>
        </w:rPr>
      </w:pPr>
      <w:r>
        <w:rPr>
          <w:sz w:val="21"/>
        </w:rPr>
        <w:t>本需求规约旨在明确</w:t>
      </w:r>
      <w:r>
        <w:rPr>
          <w:color w:val="FF0000"/>
          <w:sz w:val="21"/>
        </w:rPr>
        <w:t>九寨沟游客服务系统</w:t>
      </w:r>
      <w:r>
        <w:rPr>
          <w:sz w:val="21"/>
        </w:rPr>
        <w:t>的功能、性能、接口等方面的需求，为系统开发团队、项目管理者、</w:t>
      </w:r>
      <w:r>
        <w:rPr>
          <w:color w:val="FF0000"/>
          <w:sz w:val="21"/>
        </w:rPr>
        <w:t>景区运营方以及相关利益者</w:t>
      </w:r>
      <w:r>
        <w:rPr>
          <w:sz w:val="21"/>
        </w:rPr>
        <w:t>提供清晰的系统需求描述，作为系统设计、开发、测试和验收的依据，确保系统能够满足</w:t>
      </w:r>
      <w:r>
        <w:rPr>
          <w:rFonts w:hint="eastAsia"/>
          <w:sz w:val="21"/>
          <w:lang w:val="en-US" w:eastAsia="zh-CN"/>
        </w:rPr>
        <w:t>用户</w:t>
      </w:r>
      <w:r>
        <w:rPr>
          <w:sz w:val="21"/>
        </w:rPr>
        <w:t>的多样化需求，提升</w:t>
      </w:r>
      <w:r>
        <w:rPr>
          <w:rFonts w:hint="eastAsia"/>
          <w:sz w:val="21"/>
          <w:lang w:val="en-US" w:eastAsia="zh-CN"/>
        </w:rPr>
        <w:t>用户</w:t>
      </w:r>
      <w:r>
        <w:rPr>
          <w:sz w:val="21"/>
        </w:rPr>
        <w:t>在</w:t>
      </w:r>
      <w:r>
        <w:rPr>
          <w:color w:val="FF0000"/>
          <w:sz w:val="21"/>
        </w:rPr>
        <w:t>九寨沟景区的游览</w:t>
      </w:r>
      <w:r>
        <w:rPr>
          <w:sz w:val="21"/>
        </w:rPr>
        <w:t>体验，同时助力</w:t>
      </w:r>
      <w:r>
        <w:rPr>
          <w:color w:val="FF0000"/>
          <w:sz w:val="21"/>
        </w:rPr>
        <w:t>景区</w:t>
      </w:r>
      <w:r>
        <w:rPr>
          <w:sz w:val="21"/>
        </w:rPr>
        <w:t>实现高效管理。</w:t>
      </w:r>
    </w:p>
    <w:p w14:paraId="1A1B662A">
      <w:pPr>
        <w:pStyle w:val="4"/>
        <w:ind w:firstLine="480"/>
        <w:rPr>
          <w:rFonts w:hint="eastAsia"/>
        </w:rPr>
      </w:pPr>
      <w:bookmarkStart w:id="2" w:name="_Toc206574675"/>
      <w:r>
        <w:rPr>
          <w:rFonts w:hint="eastAsia"/>
        </w:rPr>
        <w:t>范围</w:t>
      </w:r>
      <w:bookmarkEnd w:id="2"/>
    </w:p>
    <w:p w14:paraId="491AD97B">
      <w:pPr>
        <w:spacing w:before="624" w:beforeLines="200" w:after="624" w:afterLines="200" w:line="240" w:lineRule="atLeast"/>
        <w:ind w:left="140" w:leftChars="70" w:firstLine="420" w:firstLineChars="200"/>
        <w:rPr>
          <w:rFonts w:hint="eastAsia"/>
          <w:color w:val="FF0000"/>
          <w:sz w:val="21"/>
        </w:rPr>
      </w:pPr>
      <w:r>
        <w:rPr>
          <w:color w:val="FF0000"/>
          <w:sz w:val="21"/>
        </w:rPr>
        <w:t>本系统涵盖游客从行程规划、票务预订、景区游览到离开景区后的</w:t>
      </w:r>
      <w:r>
        <w:rPr>
          <w:rFonts w:hint="eastAsia"/>
          <w:color w:val="FF0000"/>
          <w:sz w:val="21"/>
        </w:rPr>
        <w:t>投诉</w:t>
      </w:r>
      <w:r>
        <w:rPr>
          <w:color w:val="FF0000"/>
          <w:sz w:val="21"/>
        </w:rPr>
        <w:t>评价等全流程服务。包括但不限于官网及移动端应用的功能实现、与景区现有系统（如</w:t>
      </w:r>
      <w:r>
        <w:rPr>
          <w:rFonts w:hint="eastAsia"/>
          <w:color w:val="FF0000"/>
          <w:sz w:val="21"/>
        </w:rPr>
        <w:t>天气预警</w:t>
      </w:r>
      <w:r>
        <w:rPr>
          <w:color w:val="FF0000"/>
          <w:sz w:val="21"/>
        </w:rPr>
        <w:t>系统、票务系统、</w:t>
      </w:r>
      <w:r>
        <w:rPr>
          <w:rFonts w:hint="eastAsia"/>
          <w:color w:val="FF0000"/>
          <w:sz w:val="21"/>
        </w:rPr>
        <w:t>投诉</w:t>
      </w:r>
      <w:r>
        <w:rPr>
          <w:color w:val="FF0000"/>
          <w:sz w:val="21"/>
        </w:rPr>
        <w:t>管理系统等）的对接，以及对景区各类资源（如景点信息、餐饮住宿资源、导游服务资源等）的整合与管理。</w:t>
      </w:r>
    </w:p>
    <w:p w14:paraId="460B0361">
      <w:pPr>
        <w:pStyle w:val="4"/>
        <w:ind w:firstLine="480"/>
        <w:rPr>
          <w:rFonts w:hint="eastAsia"/>
        </w:rPr>
      </w:pPr>
      <w:bookmarkStart w:id="3" w:name="_Toc206574676"/>
      <w:r>
        <w:rPr>
          <w:rFonts w:hint="eastAsia"/>
        </w:rPr>
        <w:t>定义、首字母缩写词和缩略语</w:t>
      </w:r>
      <w:bookmarkEnd w:id="3"/>
    </w:p>
    <w:p w14:paraId="67494A45">
      <w:pPr>
        <w:numPr>
          <w:ilvl w:val="0"/>
          <w:numId w:val="2"/>
        </w:numPr>
        <w:spacing w:line="360" w:lineRule="auto"/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API：</w:t>
      </w:r>
      <w:r>
        <w:rPr>
          <w:sz w:val="21"/>
        </w:rPr>
        <w:t>应用程序编程接口（Application Programming Interface），用于系统之间的数据交互和功能调用</w:t>
      </w:r>
    </w:p>
    <w:p w14:paraId="60522F28">
      <w:pPr>
        <w:numPr>
          <w:ilvl w:val="0"/>
          <w:numId w:val="2"/>
        </w:numPr>
        <w:spacing w:line="360" w:lineRule="auto"/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HTTP：超文本传输协义</w:t>
      </w:r>
    </w:p>
    <w:p w14:paraId="22BB6088">
      <w:pPr>
        <w:numPr>
          <w:ilvl w:val="0"/>
          <w:numId w:val="2"/>
        </w:numPr>
        <w:spacing w:line="360" w:lineRule="auto"/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HTML：超文本标签语言</w:t>
      </w:r>
    </w:p>
    <w:p w14:paraId="4F4A1CA1">
      <w:pPr>
        <w:numPr>
          <w:ilvl w:val="0"/>
          <w:numId w:val="2"/>
        </w:numPr>
        <w:spacing w:line="360" w:lineRule="auto"/>
        <w:ind w:firstLine="420"/>
        <w:rPr>
          <w:rFonts w:hint="eastAsia"/>
        </w:rPr>
      </w:pPr>
      <w:r>
        <w:rPr>
          <w:rFonts w:hint="eastAsia"/>
          <w:sz w:val="21"/>
        </w:rPr>
        <w:t>JDBC：JAVA数据库连接</w:t>
      </w:r>
    </w:p>
    <w:p w14:paraId="015EFAE7">
      <w:pPr>
        <w:pStyle w:val="4"/>
        <w:ind w:firstLine="480"/>
      </w:pPr>
      <w:bookmarkStart w:id="4" w:name="_Toc155777188"/>
      <w:bookmarkStart w:id="5" w:name="_Toc206574677"/>
      <w:bookmarkStart w:id="6" w:name="_Toc152126717"/>
      <w:r>
        <w:rPr>
          <w:rFonts w:hint="eastAsia"/>
        </w:rPr>
        <w:t>参考资料</w:t>
      </w:r>
      <w:bookmarkEnd w:id="4"/>
      <w:bookmarkEnd w:id="5"/>
      <w:bookmarkEnd w:id="6"/>
    </w:p>
    <w:p w14:paraId="49780862">
      <w:pPr>
        <w:spacing w:line="360" w:lineRule="auto"/>
        <w:ind w:left="360" w:leftChars="180" w:firstLine="420"/>
        <w:rPr>
          <w:rFonts w:hint="eastAsia"/>
          <w:color w:val="FF0000"/>
          <w:sz w:val="21"/>
        </w:rPr>
      </w:pPr>
      <w:r>
        <w:rPr>
          <w:rFonts w:hint="eastAsia"/>
          <w:color w:val="FF0000"/>
          <w:sz w:val="21"/>
        </w:rPr>
        <w:t>《虚拟仿真实训教学管理及资源共享云平台解决方案》、</w:t>
      </w:r>
      <w:r>
        <w:rPr>
          <w:color w:val="FF0000"/>
          <w:sz w:val="21"/>
        </w:rPr>
        <w:t>《九寨沟景区数字化建设现状报告》</w:t>
      </w:r>
      <w:r>
        <w:rPr>
          <w:rFonts w:hint="eastAsia"/>
          <w:color w:val="FF0000"/>
          <w:sz w:val="21"/>
        </w:rPr>
        <w:t>、</w:t>
      </w:r>
      <w:r>
        <w:rPr>
          <w:color w:val="FF0000"/>
          <w:sz w:val="21"/>
        </w:rPr>
        <w:t>《旅游景区游客服务系统行业标准》</w:t>
      </w:r>
      <w:r>
        <w:rPr>
          <w:rFonts w:hint="eastAsia"/>
          <w:color w:val="FF0000"/>
          <w:sz w:val="21"/>
        </w:rPr>
        <w:t xml:space="preserve"> </w:t>
      </w:r>
    </w:p>
    <w:p w14:paraId="6BABA2C6">
      <w:pPr>
        <w:spacing w:line="360" w:lineRule="auto"/>
        <w:ind w:left="360" w:leftChars="180" w:firstLine="420"/>
        <w:rPr>
          <w:rFonts w:hint="eastAsia"/>
          <w:sz w:val="21"/>
        </w:rPr>
      </w:pPr>
    </w:p>
    <w:p w14:paraId="6D45EF08">
      <w:pPr>
        <w:pStyle w:val="2"/>
        <w:ind w:firstLine="640"/>
        <w:rPr>
          <w:rFonts w:hint="eastAsia"/>
        </w:rPr>
      </w:pPr>
      <w:bookmarkStart w:id="7" w:name="_Toc206574678"/>
      <w:r>
        <w:rPr>
          <w:rFonts w:hint="eastAsia"/>
        </w:rPr>
        <w:t>软件总体概述</w:t>
      </w:r>
      <w:bookmarkEnd w:id="7"/>
    </w:p>
    <w:p w14:paraId="387A5872">
      <w:pPr>
        <w:spacing w:line="360" w:lineRule="auto"/>
        <w:ind w:firstLine="420" w:firstLineChars="200"/>
        <w:rPr>
          <w:rFonts w:hint="eastAsia" w:hAnsi="宋体"/>
          <w:color w:val="000000"/>
          <w:sz w:val="21"/>
        </w:rPr>
      </w:pPr>
      <w:r>
        <w:rPr>
          <w:rFonts w:hint="eastAsia"/>
          <w:sz w:val="21"/>
        </w:rPr>
        <w:t>本文档主要定义了</w:t>
      </w:r>
      <w:r>
        <w:rPr>
          <w:rFonts w:hint="eastAsia"/>
          <w:color w:val="FF0000"/>
          <w:sz w:val="21"/>
        </w:rPr>
        <w:t>九寨沟游客服务中心</w:t>
      </w:r>
      <w:r>
        <w:rPr>
          <w:rFonts w:hint="eastAsia"/>
          <w:sz w:val="21"/>
        </w:rPr>
        <w:t>的需求,由</w:t>
      </w:r>
      <w:r>
        <w:rPr>
          <w:rFonts w:hint="eastAsia"/>
          <w:color w:val="FF0000"/>
          <w:sz w:val="21"/>
        </w:rPr>
        <w:t>六大</w:t>
      </w:r>
      <w:r>
        <w:rPr>
          <w:rFonts w:hint="eastAsia"/>
          <w:sz w:val="21"/>
        </w:rPr>
        <w:t>模块组成,功能分为:</w:t>
      </w:r>
      <w:r>
        <w:rPr>
          <w:rFonts w:hint="eastAsia"/>
        </w:rPr>
        <w:t xml:space="preserve"> </w:t>
      </w:r>
      <w:r>
        <w:rPr>
          <w:rFonts w:hint="eastAsia"/>
          <w:color w:val="FF0000"/>
          <w:sz w:val="21"/>
        </w:rPr>
        <w:t>游客投诉系统、旅游应急信息发布系统、星级酒店查询及营销系统、非星际酒店及乡村旅游酒店查询及营销系统、旅游景区（点）及旅游线路查询系统、餐饮娱乐及营业性演出团体信息查询系统、天气及路况查询系统。</w:t>
      </w:r>
    </w:p>
    <w:p w14:paraId="40750A4A">
      <w:pPr>
        <w:ind w:firstLine="400"/>
        <w:rPr>
          <w:rFonts w:hint="eastAsia"/>
        </w:rPr>
      </w:pPr>
    </w:p>
    <w:p w14:paraId="175E65A8">
      <w:pPr>
        <w:pStyle w:val="4"/>
        <w:ind w:firstLine="480"/>
        <w:rPr>
          <w:rFonts w:hint="eastAsia"/>
        </w:rPr>
      </w:pPr>
      <w:bookmarkStart w:id="8" w:name="_Toc206574679"/>
      <w:r>
        <w:rPr>
          <w:rFonts w:hint="eastAsia"/>
        </w:rPr>
        <w:t>软件标识</w:t>
      </w:r>
      <w:bookmarkEnd w:id="8"/>
    </w:p>
    <w:p w14:paraId="5A53045E">
      <w:pPr>
        <w:spacing w:line="360" w:lineRule="auto"/>
        <w:ind w:firstLine="420" w:firstLineChars="200"/>
        <w:jc w:val="both"/>
        <w:rPr>
          <w:rFonts w:hint="eastAsia"/>
          <w:color w:val="FF0000"/>
          <w:sz w:val="21"/>
        </w:rPr>
      </w:pPr>
      <w:r>
        <w:rPr>
          <w:rFonts w:hint="eastAsia"/>
          <w:color w:val="FF0000"/>
          <w:sz w:val="21"/>
        </w:rPr>
        <w:t>软件全名称：九寨沟游客服务系统</w:t>
      </w:r>
    </w:p>
    <w:p w14:paraId="226D084E">
      <w:pPr>
        <w:spacing w:line="360" w:lineRule="auto"/>
        <w:ind w:firstLine="420" w:firstLineChars="200"/>
        <w:jc w:val="both"/>
        <w:rPr>
          <w:rFonts w:hint="eastAsia"/>
          <w:color w:val="FF0000"/>
          <w:sz w:val="21"/>
        </w:rPr>
      </w:pPr>
      <w:r>
        <w:rPr>
          <w:rFonts w:hint="eastAsia"/>
          <w:color w:val="FF0000"/>
          <w:sz w:val="21"/>
        </w:rPr>
        <w:t>软件缩称：JZGT</w:t>
      </w:r>
    </w:p>
    <w:p w14:paraId="25FA7B80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 xml:space="preserve">版本号：1.0 </w:t>
      </w:r>
    </w:p>
    <w:p w14:paraId="0CB42C40">
      <w:pPr>
        <w:spacing w:line="360" w:lineRule="auto"/>
        <w:ind w:firstLine="420" w:firstLineChars="200"/>
        <w:jc w:val="both"/>
        <w:rPr>
          <w:rFonts w:hint="eastAsia"/>
          <w:sz w:val="21"/>
        </w:rPr>
      </w:pPr>
    </w:p>
    <w:p w14:paraId="321FE638">
      <w:pPr>
        <w:pStyle w:val="4"/>
        <w:ind w:firstLine="480"/>
        <w:rPr>
          <w:rFonts w:hint="eastAsia"/>
        </w:rPr>
      </w:pPr>
      <w:bookmarkStart w:id="9" w:name="_Toc206574680"/>
      <w:r>
        <w:rPr>
          <w:rFonts w:hint="eastAsia"/>
        </w:rPr>
        <w:t>软件描述</w:t>
      </w:r>
      <w:bookmarkEnd w:id="9"/>
    </w:p>
    <w:p w14:paraId="49F6C627">
      <w:pPr>
        <w:pStyle w:val="5"/>
        <w:ind w:firstLine="420"/>
        <w:rPr>
          <w:rFonts w:hint="eastAsia"/>
        </w:rPr>
      </w:pPr>
      <w:bookmarkStart w:id="10" w:name="_Toc206574681"/>
      <w:r>
        <w:rPr>
          <w:rFonts w:hint="eastAsia"/>
        </w:rPr>
        <w:t>系统属性</w:t>
      </w:r>
      <w:bookmarkEnd w:id="10"/>
    </w:p>
    <w:p w14:paraId="3CE9E448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sz w:val="21"/>
        </w:rPr>
        <w:t>本系统是基于互联网技术，融合多种信息技术（如大数据、人工智能、移动互联网等）开发的综合性服务平台，以 Web 应用和移动端应用（</w:t>
      </w:r>
      <w:r>
        <w:rPr>
          <w:color w:val="FF0000"/>
          <w:sz w:val="21"/>
        </w:rPr>
        <w:t>支持 iOS 和 Android 系统</w:t>
      </w:r>
      <w:r>
        <w:rPr>
          <w:sz w:val="21"/>
        </w:rPr>
        <w:t>）为载体，为</w:t>
      </w:r>
      <w:r>
        <w:rPr>
          <w:color w:val="FF0000"/>
          <w:sz w:val="21"/>
        </w:rPr>
        <w:t>游客</w:t>
      </w:r>
      <w:r>
        <w:rPr>
          <w:sz w:val="21"/>
        </w:rPr>
        <w:t>提供便捷的服务，同时为</w:t>
      </w:r>
      <w:r>
        <w:rPr>
          <w:color w:val="FF0000"/>
          <w:sz w:val="21"/>
        </w:rPr>
        <w:t>景区管</w:t>
      </w:r>
      <w:r>
        <w:rPr>
          <w:sz w:val="21"/>
        </w:rPr>
        <w:t>理提供有力支持。</w:t>
      </w:r>
    </w:p>
    <w:p w14:paraId="035A5CF5">
      <w:pPr>
        <w:pStyle w:val="5"/>
        <w:ind w:firstLine="420"/>
        <w:rPr>
          <w:rFonts w:hint="eastAsia"/>
        </w:rPr>
      </w:pPr>
      <w:bookmarkStart w:id="11" w:name="_Toc206574682"/>
      <w:r>
        <w:rPr>
          <w:rFonts w:hint="eastAsia"/>
        </w:rPr>
        <w:t>开发背景</w:t>
      </w:r>
      <w:bookmarkEnd w:id="11"/>
    </w:p>
    <w:p w14:paraId="7F8AA3EC">
      <w:pPr>
        <w:spacing w:line="360" w:lineRule="auto"/>
        <w:ind w:firstLine="420" w:firstLineChars="200"/>
        <w:jc w:val="both"/>
        <w:rPr>
          <w:rFonts w:hint="eastAsia"/>
          <w:color w:val="FF0000"/>
          <w:sz w:val="21"/>
        </w:rPr>
      </w:pPr>
      <w:r>
        <w:rPr>
          <w:color w:val="FF0000"/>
          <w:sz w:val="21"/>
        </w:rPr>
        <w:t>随着九寨沟景区游客数量的不断增长，传统的服务模式难以满足游客日益多样化的需求。为提升游客体验、优化景区管理效率、促进景区可持续发展，打造集智能化、个性化、便捷化于一体的游客服务系统迫在眉睫。</w:t>
      </w:r>
    </w:p>
    <w:p w14:paraId="713E6D9D">
      <w:pPr>
        <w:pStyle w:val="5"/>
        <w:ind w:firstLine="420"/>
        <w:rPr>
          <w:rFonts w:hint="eastAsia"/>
        </w:rPr>
      </w:pPr>
      <w:bookmarkStart w:id="12" w:name="_Toc206574683"/>
      <w:r>
        <w:rPr>
          <w:rFonts w:hint="eastAsia"/>
        </w:rPr>
        <w:t>软件功能</w:t>
      </w:r>
      <w:bookmarkEnd w:id="12"/>
    </w:p>
    <w:p w14:paraId="462AC6A7">
      <w:pPr>
        <w:spacing w:line="360" w:lineRule="auto"/>
        <w:ind w:firstLine="420" w:firstLineChars="200"/>
        <w:rPr>
          <w:rFonts w:hint="eastAsia" w:hAnsi="宋体"/>
          <w:color w:val="FF0000"/>
          <w:sz w:val="21"/>
        </w:rPr>
      </w:pPr>
      <w:r>
        <w:rPr>
          <w:rFonts w:hint="eastAsia"/>
          <w:color w:val="FF0000"/>
          <w:sz w:val="21"/>
        </w:rPr>
        <w:t>系统分成六大模块：客投诉系统、旅游应急信息发布系统、星级酒店查询及营销系统、非星际酒店及乡村旅游酒店查询及营销系统、旅游景区（点）及旅游线路查询系统、餐饮娱乐及营业性演出团体信息查询系统、天气及路况查询系统。</w:t>
      </w:r>
    </w:p>
    <w:p w14:paraId="268CDEE5">
      <w:pPr>
        <w:spacing w:line="360" w:lineRule="auto"/>
        <w:ind w:firstLine="400" w:firstLineChars="200"/>
        <w:rPr>
          <w:rFonts w:hint="eastAsia"/>
          <w:color w:val="FF0000"/>
          <w:sz w:val="21"/>
        </w:rPr>
      </w:pPr>
      <w:r>
        <w:rPr>
          <w:rFonts w:hint="eastAsia"/>
          <w:color w:val="FF0000"/>
        </w:rPr>
        <w:t>主体结构图</w:t>
      </w:r>
    </w:p>
    <w:p w14:paraId="1EEDE6B1">
      <w:pPr>
        <w:spacing w:line="360" w:lineRule="auto"/>
        <w:ind w:firstLine="400" w:firstLineChars="200"/>
        <w:rPr>
          <w:rFonts w:hint="eastAsia"/>
          <w:sz w:val="21"/>
        </w:rPr>
      </w:pPr>
      <w:r>
        <w:rPr>
          <w:snapToGrid/>
        </w:rPr>
        <w:drawing>
          <wp:inline distT="0" distB="0" distL="114300" distR="114300">
            <wp:extent cx="5280660" cy="2856865"/>
            <wp:effectExtent l="0" t="0" r="762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ED15">
      <w:pPr>
        <w:spacing w:line="360" w:lineRule="auto"/>
        <w:ind w:firstLine="420"/>
        <w:rPr>
          <w:rFonts w:hint="eastAsia"/>
          <w:sz w:val="21"/>
        </w:rPr>
      </w:pPr>
    </w:p>
    <w:p w14:paraId="7C44CEFA">
      <w:pPr>
        <w:spacing w:line="360" w:lineRule="auto"/>
        <w:ind w:firstLine="420" w:firstLineChars="200"/>
        <w:rPr>
          <w:rFonts w:hint="eastAsia"/>
          <w:sz w:val="21"/>
        </w:rPr>
      </w:pPr>
    </w:p>
    <w:p w14:paraId="00377619">
      <w:pPr>
        <w:pStyle w:val="4"/>
        <w:ind w:firstLine="480"/>
        <w:rPr>
          <w:rFonts w:hint="eastAsia"/>
        </w:rPr>
      </w:pPr>
      <w:bookmarkStart w:id="13" w:name="_Toc206574684"/>
      <w:r>
        <w:rPr>
          <w:rFonts w:hint="eastAsia"/>
        </w:rPr>
        <w:t>用户的特点</w:t>
      </w:r>
      <w:bookmarkEnd w:id="13"/>
    </w:p>
    <w:p w14:paraId="58E3490D">
      <w:pPr>
        <w:spacing w:line="360" w:lineRule="auto"/>
        <w:ind w:firstLine="420" w:firstLineChars="200"/>
        <w:jc w:val="both"/>
        <w:rPr>
          <w:rFonts w:hint="eastAsia"/>
          <w:color w:val="FF0000"/>
          <w:sz w:val="21"/>
        </w:rPr>
      </w:pPr>
      <w:r>
        <w:rPr>
          <w:rFonts w:hint="eastAsia"/>
          <w:color w:val="FF0000"/>
          <w:sz w:val="21"/>
        </w:rPr>
        <w:t>游客：年龄层次跨度大，旅游目的和需求各异，部分游客对移动互联网应用熟悉程度高，希望通过便捷的方式获取景区信息和服务；部分游客可能对新技术使用不太熟练，需要系统提供简单易懂的操作界面和引导。</w:t>
      </w:r>
    </w:p>
    <w:p w14:paraId="6EB457A9">
      <w:pPr>
        <w:spacing w:line="360" w:lineRule="auto"/>
        <w:ind w:firstLine="420" w:firstLineChars="200"/>
        <w:jc w:val="both"/>
        <w:rPr>
          <w:color w:val="FF0000"/>
          <w:sz w:val="21"/>
        </w:rPr>
      </w:pPr>
      <w:r>
        <w:rPr>
          <w:rFonts w:hint="eastAsia"/>
          <w:color w:val="FF0000"/>
          <w:sz w:val="21"/>
        </w:rPr>
        <w:t>景区工作人员：包括管理人员、票务人员、导游、救援人员等，具备一定的专业知识和工作经验，需要系统帮助其提高工作效率、优化服务流程。</w:t>
      </w:r>
    </w:p>
    <w:p w14:paraId="7E8FAF69">
      <w:pPr>
        <w:spacing w:line="360" w:lineRule="auto"/>
        <w:ind w:firstLine="420" w:firstLineChars="200"/>
        <w:jc w:val="both"/>
        <w:rPr>
          <w:rFonts w:hint="eastAsia"/>
          <w:sz w:val="21"/>
        </w:rPr>
      </w:pPr>
    </w:p>
    <w:p w14:paraId="35F26450">
      <w:pPr>
        <w:pStyle w:val="4"/>
        <w:ind w:firstLine="480"/>
        <w:rPr>
          <w:rFonts w:hint="eastAsia"/>
        </w:rPr>
      </w:pPr>
      <w:bookmarkStart w:id="14" w:name="_Toc206574685"/>
      <w:r>
        <w:rPr>
          <w:rFonts w:hint="eastAsia"/>
        </w:rPr>
        <w:t>限制与约束</w:t>
      </w:r>
      <w:bookmarkEnd w:id="14"/>
      <w:r>
        <w:rPr>
          <w:rFonts w:hint="eastAsia"/>
        </w:rPr>
        <w:t xml:space="preserve"> </w:t>
      </w:r>
    </w:p>
    <w:p w14:paraId="49912795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系统运行环境</w:t>
      </w:r>
    </w:p>
    <w:p w14:paraId="45CF0988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数据库：</w:t>
      </w:r>
      <w:r>
        <w:rPr>
          <w:rFonts w:hint="eastAsia"/>
        </w:rPr>
        <w:t>MySQL 8.0.31</w:t>
      </w:r>
    </w:p>
    <w:p w14:paraId="2941AAB9">
      <w:pPr>
        <w:spacing w:line="360" w:lineRule="auto"/>
        <w:ind w:firstLine="420" w:firstLineChars="200"/>
        <w:jc w:val="both"/>
        <w:rPr>
          <w:sz w:val="21"/>
        </w:rPr>
      </w:pPr>
      <w:r>
        <w:rPr>
          <w:sz w:val="21"/>
        </w:rPr>
        <w:t>N</w:t>
      </w:r>
      <w:r>
        <w:rPr>
          <w:rFonts w:hint="eastAsia"/>
          <w:sz w:val="21"/>
        </w:rPr>
        <w:t>ode.js：22.18.0</w:t>
      </w:r>
    </w:p>
    <w:p w14:paraId="5B0406DF">
      <w:pPr>
        <w:spacing w:line="360" w:lineRule="auto"/>
        <w:ind w:firstLine="420" w:firstLineChars="200"/>
        <w:jc w:val="both"/>
        <w:rPr>
          <w:sz w:val="21"/>
        </w:rPr>
      </w:pPr>
      <w:r>
        <w:rPr>
          <w:rFonts w:hint="eastAsia"/>
          <w:sz w:val="21"/>
        </w:rPr>
        <w:t>Vue3:3.5.1+</w:t>
      </w:r>
    </w:p>
    <w:p w14:paraId="7A13E848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Element-plus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：最新</w:t>
      </w:r>
    </w:p>
    <w:p w14:paraId="29D35413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硬件限制</w:t>
      </w:r>
    </w:p>
    <w:p w14:paraId="5BF9CD29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WEB服务器、数据库服务器</w:t>
      </w:r>
    </w:p>
    <w:p w14:paraId="72643A4D">
      <w:pPr>
        <w:ind w:left="720" w:leftChars="360" w:firstLine="420"/>
        <w:rPr>
          <w:rFonts w:hint="eastAsia"/>
          <w:sz w:val="21"/>
        </w:rPr>
      </w:pPr>
      <w:r>
        <w:rPr>
          <w:rFonts w:hint="eastAsia"/>
          <w:sz w:val="21"/>
        </w:rPr>
        <w:t xml:space="preserve">CPU：Intel Pentium 4 3.0G </w:t>
      </w:r>
    </w:p>
    <w:p w14:paraId="3567B28C">
      <w:pPr>
        <w:ind w:left="720" w:leftChars="360" w:firstLine="420"/>
        <w:rPr>
          <w:rFonts w:hint="eastAsia"/>
          <w:sz w:val="21"/>
        </w:rPr>
      </w:pPr>
      <w:r>
        <w:rPr>
          <w:rFonts w:hint="eastAsia"/>
          <w:sz w:val="21"/>
        </w:rPr>
        <w:t>内存：2GB</w:t>
      </w:r>
    </w:p>
    <w:p w14:paraId="5901CE47">
      <w:pPr>
        <w:ind w:left="720" w:leftChars="360" w:firstLine="420"/>
        <w:rPr>
          <w:rFonts w:hint="eastAsia"/>
          <w:sz w:val="21"/>
        </w:rPr>
      </w:pPr>
      <w:r>
        <w:rPr>
          <w:rFonts w:hint="eastAsia"/>
          <w:sz w:val="21"/>
        </w:rPr>
        <w:t>硬盘：80GB</w:t>
      </w:r>
    </w:p>
    <w:p w14:paraId="11EA54FC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网络</w:t>
      </w:r>
    </w:p>
    <w:p w14:paraId="20B5B433">
      <w:pPr>
        <w:ind w:left="720" w:firstLine="420"/>
        <w:rPr>
          <w:rFonts w:hint="eastAsia"/>
          <w:sz w:val="21"/>
        </w:rPr>
      </w:pPr>
      <w:r>
        <w:rPr>
          <w:rFonts w:hint="eastAsia"/>
          <w:sz w:val="21"/>
        </w:rPr>
        <w:t>以太网：100MB</w:t>
      </w:r>
    </w:p>
    <w:p w14:paraId="680272ED">
      <w:pPr>
        <w:spacing w:line="360" w:lineRule="auto"/>
        <w:ind w:firstLine="420" w:firstLineChars="200"/>
        <w:jc w:val="both"/>
        <w:rPr>
          <w:rFonts w:hint="eastAsia"/>
          <w:sz w:val="21"/>
        </w:rPr>
      </w:pPr>
      <w:r>
        <w:rPr>
          <w:rFonts w:hint="eastAsia"/>
          <w:sz w:val="21"/>
        </w:rPr>
        <w:t>用户机器配置</w:t>
      </w:r>
    </w:p>
    <w:p w14:paraId="2D903753">
      <w:pPr>
        <w:ind w:left="720" w:firstLine="420"/>
        <w:rPr>
          <w:rFonts w:hint="eastAsia"/>
          <w:sz w:val="21"/>
        </w:rPr>
      </w:pPr>
      <w:r>
        <w:rPr>
          <w:rFonts w:hint="eastAsia"/>
          <w:sz w:val="21"/>
        </w:rPr>
        <w:t>内存：512MB</w:t>
      </w:r>
    </w:p>
    <w:p w14:paraId="0B454D99">
      <w:pPr>
        <w:pStyle w:val="2"/>
        <w:ind w:firstLine="640"/>
        <w:rPr>
          <w:rFonts w:hint="eastAsia"/>
        </w:rPr>
      </w:pPr>
      <w:bookmarkStart w:id="15" w:name="_Toc206574686"/>
      <w:r>
        <w:rPr>
          <w:rFonts w:hint="eastAsia"/>
        </w:rPr>
        <w:t>具体需求</w:t>
      </w:r>
      <w:bookmarkEnd w:id="15"/>
    </w:p>
    <w:p w14:paraId="514483C8">
      <w:pPr>
        <w:pStyle w:val="4"/>
        <w:ind w:firstLine="480"/>
        <w:rPr>
          <w:rFonts w:hint="eastAsia"/>
          <w:lang w:val="zh-CN"/>
        </w:rPr>
      </w:pPr>
      <w:bookmarkStart w:id="16" w:name="_Toc206574687"/>
      <w:r>
        <w:rPr>
          <w:rFonts w:hint="eastAsia"/>
          <w:lang w:val="zh-CN"/>
        </w:rPr>
        <w:t>用户登录</w:t>
      </w:r>
      <w:bookmarkEnd w:id="16"/>
    </w:p>
    <w:p w14:paraId="2F92C715">
      <w:pPr>
        <w:ind w:firstLine="400"/>
        <w:rPr>
          <w:rFonts w:hint="eastAsia"/>
        </w:rPr>
      </w:pPr>
      <w:r>
        <w:rPr>
          <w:rFonts w:hint="eastAsia"/>
        </w:rPr>
        <w:t>用户登录是后台管理员登陆并管理平台数据的入口，整个流程如图：</w:t>
      </w:r>
    </w:p>
    <w:p w14:paraId="5A588D30">
      <w:pPr>
        <w:spacing w:before="156" w:beforeLines="50" w:line="360" w:lineRule="auto"/>
        <w:ind w:firstLine="400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753995" cy="4064635"/>
            <wp:effectExtent l="0" t="0" r="0" b="0"/>
            <wp:docPr id="3" name="图片 176" descr="登陆_退出流程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6" descr="登陆_退出流程图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19CD">
      <w:pPr>
        <w:ind w:firstLine="400"/>
        <w:rPr>
          <w:rFonts w:hint="eastAsia"/>
        </w:rPr>
      </w:pPr>
      <w:r>
        <w:rPr>
          <w:rFonts w:hint="eastAsia"/>
        </w:rPr>
        <w:t>用户进入首页，在登录框中输入自己的用户名、密码、验证码，点击按钮进入后台进行验证，如果验证通过，进入虚拟仿真管理系统管理中心，如果未通过验证，则转至登录框，提示用户错误的原因，如此直到用户信息通过验证，再执行通过验证的后续操作，直到结束，其用例图如下：</w:t>
      </w:r>
    </w:p>
    <w:p w14:paraId="7FBAD3F6">
      <w:pPr>
        <w:ind w:firstLine="400"/>
        <w:jc w:val="center"/>
        <w:rPr>
          <w:rFonts w:hint="eastAsia"/>
        </w:rPr>
      </w:pPr>
      <w:r>
        <w:drawing>
          <wp:inline distT="0" distB="0" distL="114300" distR="114300">
            <wp:extent cx="2514600" cy="1143000"/>
            <wp:effectExtent l="0" t="0" r="0" b="0"/>
            <wp:docPr id="4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DFA5">
      <w:pPr>
        <w:ind w:firstLine="400"/>
        <w:rPr>
          <w:rFonts w:hint="eastAsia"/>
        </w:rPr>
      </w:pPr>
    </w:p>
    <w:p w14:paraId="34C525DA">
      <w:pPr>
        <w:pStyle w:val="4"/>
        <w:ind w:firstLine="480"/>
        <w:rPr>
          <w:color w:val="FF0000"/>
          <w:lang w:val="zh-CN"/>
        </w:rPr>
      </w:pPr>
      <w:bookmarkStart w:id="17" w:name="_Toc206574688"/>
      <w:r>
        <w:rPr>
          <w:rFonts w:hint="eastAsia"/>
          <w:color w:val="FF0000"/>
          <w:lang w:val="zh-CN"/>
        </w:rPr>
        <w:t>行程规划</w:t>
      </w:r>
      <w:bookmarkEnd w:id="17"/>
    </w:p>
    <w:p w14:paraId="7C67861A">
      <w:pPr>
        <w:numPr>
          <w:ilvl w:val="0"/>
          <w:numId w:val="3"/>
        </w:numPr>
        <w:spacing w:before="156" w:beforeLines="50" w:after="156" w:afterLines="50" w:line="240" w:lineRule="atLeast"/>
        <w:ind w:left="400" w:leftChars="200"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智能推荐：用户输入游玩天数、个人兴趣（如自然风光、民俗文化等）、预算等信息，系统自动生成多条个性化游览路线；路线展示每日行程安排、景点打卡顺序、交通方式、预计费用等。</w:t>
      </w:r>
    </w:p>
    <w:p w14:paraId="4758FDA5">
      <w:pPr>
        <w:numPr>
          <w:ilvl w:val="0"/>
          <w:numId w:val="3"/>
        </w:numPr>
        <w:spacing w:before="156" w:beforeLines="50" w:after="156" w:afterLines="50" w:line="240" w:lineRule="atLeast"/>
        <w:ind w:left="400" w:leftChars="200"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路线详情：点击推荐路线进入详情页，查看每个景点的详细介绍、开放时间、游玩攻略；可查看其他游客对该路线的评价和建议。</w:t>
      </w:r>
    </w:p>
    <w:p w14:paraId="35718CBD">
      <w:pPr>
        <w:numPr>
          <w:ilvl w:val="0"/>
          <w:numId w:val="3"/>
        </w:numPr>
        <w:spacing w:before="156" w:beforeLines="50" w:after="156" w:afterLines="50" w:line="240" w:lineRule="atLeast"/>
        <w:ind w:left="400" w:leftChars="200"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自定义规划：用户可手动添加、删除景点，调整行程顺序；系统自动计算行程总时长、交通时间和费用，并给出合理性提示。</w:t>
      </w:r>
    </w:p>
    <w:p w14:paraId="3C22BF4F">
      <w:pPr>
        <w:numPr>
          <w:ilvl w:val="0"/>
          <w:numId w:val="3"/>
        </w:numPr>
        <w:spacing w:before="156" w:beforeLines="50" w:after="156" w:afterLines="50" w:line="240" w:lineRule="atLeast"/>
        <w:ind w:left="400" w:leftChars="200"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行程保存与分享：用户可将规划好的行程保存至个人中心，方便随时查看；支持分享行程至微信、微博等社交平台，与朋友交流。</w:t>
      </w:r>
    </w:p>
    <w:p w14:paraId="5ABCCF8A">
      <w:pPr>
        <w:pStyle w:val="3"/>
        <w:ind w:firstLine="400"/>
        <w:rPr>
          <w:snapToGrid/>
        </w:rPr>
      </w:pPr>
    </w:p>
    <w:p w14:paraId="3CC3C859">
      <w:pPr>
        <w:ind w:left="1596" w:leftChars="100" w:hanging="1396" w:hangingChars="698"/>
        <w:rPr>
          <w:lang w:val="zh-CN"/>
        </w:rPr>
      </w:pPr>
    </w:p>
    <w:p w14:paraId="57EE29D0">
      <w:pPr>
        <w:pStyle w:val="4"/>
        <w:ind w:firstLine="480"/>
        <w:rPr>
          <w:color w:val="FF0000"/>
          <w:lang w:val="zh-CN"/>
        </w:rPr>
      </w:pPr>
      <w:bookmarkStart w:id="18" w:name="_Toc206574689"/>
      <w:r>
        <w:rPr>
          <w:rFonts w:hint="eastAsia"/>
          <w:color w:val="FF0000"/>
          <w:lang w:val="zh-CN"/>
        </w:rPr>
        <w:t>酒店预订</w:t>
      </w:r>
      <w:bookmarkEnd w:id="18"/>
    </w:p>
    <w:p w14:paraId="720ABEAD">
      <w:pPr>
        <w:pStyle w:val="3"/>
        <w:numPr>
          <w:ilvl w:val="2"/>
          <w:numId w:val="1"/>
        </w:numPr>
        <w:spacing w:line="240" w:lineRule="atLeast"/>
        <w:ind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餐饮预订：按照景区区域、菜品类型（川菜、小吃、特色美食等）筛选餐厅；展示餐厅名称、地址、菜品推荐、人均消费、用户评价；支持在线预订餐位，选择用餐时间、人数，提交订单后餐厅确认预订。</w:t>
      </w:r>
    </w:p>
    <w:p w14:paraId="7A34A958">
      <w:pPr>
        <w:pStyle w:val="3"/>
        <w:numPr>
          <w:ilvl w:val="2"/>
          <w:numId w:val="1"/>
        </w:numPr>
        <w:spacing w:line="240" w:lineRule="atLeast"/>
        <w:ind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住宿预订：展示景区内及周边酒店、民宿信息，包括房型、价格、剩余房间数、设施配备、用户评价；支持在线预订，选择入住日期、退房日期、房型、数量，填写入住人信息后完成支付；提供酒店位置导航功能。</w:t>
      </w:r>
    </w:p>
    <w:p w14:paraId="27E8F136">
      <w:pPr>
        <w:pStyle w:val="3"/>
        <w:numPr>
          <w:ilvl w:val="2"/>
          <w:numId w:val="1"/>
        </w:numPr>
        <w:spacing w:line="240" w:lineRule="atLeast"/>
        <w:ind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收藏与对比：用户可将感兴趣的餐厅或住宿商家收藏至个人中心；在收藏列表中对比不同商家的信息和价格，方便做出选择。</w:t>
      </w:r>
    </w:p>
    <w:p w14:paraId="7EE4F92D">
      <w:pPr>
        <w:ind w:firstLine="400"/>
        <w:rPr>
          <w:rFonts w:hint="eastAsia" w:ascii="宋体"/>
          <w:color w:val="FF0000"/>
          <w:lang w:val="zh-CN"/>
        </w:rPr>
      </w:pPr>
    </w:p>
    <w:p w14:paraId="394AB813">
      <w:pPr>
        <w:pStyle w:val="4"/>
        <w:ind w:firstLine="480"/>
        <w:rPr>
          <w:rFonts w:hint="eastAsia"/>
          <w:color w:val="FF0000"/>
        </w:rPr>
      </w:pPr>
      <w:bookmarkStart w:id="19" w:name="_Toc206574690"/>
      <w:r>
        <w:rPr>
          <w:rFonts w:hint="eastAsia"/>
          <w:color w:val="FF0000"/>
        </w:rPr>
        <w:t>景区导览</w:t>
      </w:r>
      <w:bookmarkEnd w:id="19"/>
    </w:p>
    <w:p w14:paraId="1C410D7A">
      <w:pPr>
        <w:numPr>
          <w:ilvl w:val="0"/>
          <w:numId w:val="4"/>
        </w:numPr>
        <w:rPr>
          <w:rFonts w:hint="eastAsia"/>
          <w:color w:val="FF0000"/>
          <w:lang w:val="zh-CN"/>
        </w:rPr>
      </w:pPr>
      <w:r>
        <w:rPr>
          <w:rFonts w:hint="eastAsia"/>
          <w:color w:val="FF0000"/>
          <w:lang w:val="zh-CN"/>
        </w:rPr>
        <w:t>地图导航：加载景区高精度电子地图，实时显示用户位置；提供景点、餐厅、休息区、卫生间、停车场等地点的标注和导航功能；支持语音导航，引导用户前往目的地。</w:t>
      </w:r>
    </w:p>
    <w:p w14:paraId="4E70C080">
      <w:pPr>
        <w:numPr>
          <w:ilvl w:val="0"/>
          <w:numId w:val="4"/>
        </w:numPr>
        <w:rPr>
          <w:rFonts w:hint="eastAsia"/>
          <w:color w:val="FF0000"/>
          <w:lang w:val="zh-CN"/>
        </w:rPr>
      </w:pPr>
      <w:r>
        <w:rPr>
          <w:rFonts w:hint="eastAsia"/>
          <w:color w:val="FF0000"/>
          <w:lang w:val="zh-CN"/>
        </w:rPr>
        <w:t>景点介绍：点击地图上的景点图标，查看景点名称、简介、历史文化背景、最佳观赏角度等信息；支持图片和视频展示，增强景点介绍的生动性。</w:t>
      </w:r>
    </w:p>
    <w:p w14:paraId="54258D8E">
      <w:pPr>
        <w:numPr>
          <w:ilvl w:val="0"/>
          <w:numId w:val="4"/>
        </w:numPr>
        <w:rPr>
          <w:rFonts w:hint="eastAsia"/>
          <w:color w:val="FF0000"/>
          <w:lang w:val="zh-CN"/>
        </w:rPr>
      </w:pPr>
      <w:r>
        <w:rPr>
          <w:rFonts w:hint="eastAsia"/>
          <w:color w:val="FF0000"/>
          <w:lang w:val="zh-CN"/>
        </w:rPr>
        <w:t>语音导览：用户可开启语音导览功能，选择语音语言（如中文普通话、英语、日语等）；在游览过程中，当用户靠近景点时，自动播放语音介绍。</w:t>
      </w:r>
    </w:p>
    <w:p w14:paraId="498425DA">
      <w:pPr>
        <w:numPr>
          <w:ilvl w:val="0"/>
          <w:numId w:val="4"/>
        </w:numPr>
        <w:rPr>
          <w:rFonts w:hint="eastAsia"/>
          <w:color w:val="FF0000"/>
        </w:rPr>
      </w:pPr>
      <w:r>
        <w:rPr>
          <w:rFonts w:hint="eastAsia"/>
          <w:color w:val="FF0000"/>
          <w:lang w:val="zh-CN"/>
        </w:rPr>
        <w:t>导览路线切换：在不同的游览路线（如经典路线、深度游路线等）之间切换，地图实时更新路线信息和景点推荐。</w:t>
      </w:r>
    </w:p>
    <w:p w14:paraId="797F33E8">
      <w:pPr>
        <w:numPr>
          <w:ilvl w:val="0"/>
          <w:numId w:val="4"/>
        </w:numPr>
        <w:rPr>
          <w:color w:val="FF0000"/>
        </w:rPr>
      </w:pPr>
      <w:r>
        <w:rPr>
          <w:rFonts w:hint="eastAsia"/>
          <w:color w:val="FF0000"/>
        </w:rPr>
        <w:t>平台操作人员登录进数据管理平台，在查询框中根据查询字段输入筛选条件，点击查询按钮，在师资列表中回显查询到的数据，整个流程结束。</w:t>
      </w:r>
    </w:p>
    <w:p w14:paraId="544F2046">
      <w:pPr>
        <w:rPr>
          <w:rFonts w:hint="eastAsia"/>
          <w:color w:val="FF0000"/>
        </w:rPr>
      </w:pPr>
    </w:p>
    <w:p w14:paraId="0498FE6D">
      <w:pPr>
        <w:pStyle w:val="4"/>
        <w:numPr>
          <w:ilvl w:val="0"/>
          <w:numId w:val="0"/>
        </w:numPr>
        <w:ind w:left="480"/>
        <w:rPr>
          <w:color w:val="FF0000"/>
        </w:rPr>
      </w:pPr>
      <w:bookmarkStart w:id="20" w:name="_Toc206574691"/>
      <w:r>
        <w:rPr>
          <w:rFonts w:hint="eastAsia"/>
          <w:color w:val="FF0000"/>
        </w:rPr>
        <w:t>3.5    应急救援</w:t>
      </w:r>
      <w:bookmarkEnd w:id="20"/>
    </w:p>
    <w:p w14:paraId="70000565">
      <w:pPr>
        <w:pStyle w:val="3"/>
        <w:numPr>
          <w:ilvl w:val="0"/>
          <w:numId w:val="5"/>
        </w:numPr>
        <w:rPr>
          <w:snapToGrid/>
          <w:color w:val="FF0000"/>
        </w:rPr>
      </w:pPr>
      <w:r>
        <w:rPr>
          <w:b/>
          <w:bCs/>
          <w:snapToGrid/>
          <w:color w:val="FF0000"/>
        </w:rPr>
        <w:t>一键呼救</w:t>
      </w:r>
      <w:r>
        <w:rPr>
          <w:snapToGrid/>
          <w:color w:val="FF0000"/>
        </w:rPr>
        <w:t>：在 APP 显著位置设置一键呼救按钮，用户点击后自动发送包含位置信息的求救信号至景区救援中心；提供文字输入框，用户可简要描述紧急情况。</w:t>
      </w:r>
    </w:p>
    <w:p w14:paraId="56404C64">
      <w:pPr>
        <w:pStyle w:val="3"/>
        <w:numPr>
          <w:ilvl w:val="0"/>
          <w:numId w:val="5"/>
        </w:numPr>
        <w:rPr>
          <w:snapToGrid/>
          <w:color w:val="FF0000"/>
        </w:rPr>
      </w:pPr>
      <w:r>
        <w:rPr>
          <w:b/>
          <w:bCs/>
          <w:snapToGrid/>
          <w:color w:val="FF0000"/>
        </w:rPr>
        <w:t>应急信息展示</w:t>
      </w:r>
      <w:r>
        <w:rPr>
          <w:snapToGrid/>
          <w:color w:val="FF0000"/>
        </w:rPr>
        <w:t>：展示景区内应急避难场所位置、救援电话、医疗点分布等信息；提供应急指南，如应对突发疾病、自然灾害的方法。</w:t>
      </w:r>
    </w:p>
    <w:p w14:paraId="44B6485F">
      <w:pPr>
        <w:pStyle w:val="3"/>
        <w:numPr>
          <w:ilvl w:val="0"/>
          <w:numId w:val="5"/>
        </w:numPr>
        <w:rPr>
          <w:rFonts w:hint="eastAsia"/>
          <w:snapToGrid/>
          <w:color w:val="FF0000"/>
        </w:rPr>
      </w:pPr>
      <w:r>
        <w:rPr>
          <w:b/>
          <w:bCs/>
          <w:snapToGrid/>
          <w:color w:val="FF0000"/>
        </w:rPr>
        <w:t>救援进度查询</w:t>
      </w:r>
      <w:r>
        <w:rPr>
          <w:snapToGrid/>
          <w:color w:val="FF0000"/>
        </w:rPr>
        <w:t>：用户发出求救信号后，可在 APP 上查询救援人员的响应情况和救援进度。</w:t>
      </w:r>
    </w:p>
    <w:p w14:paraId="63E1C7DC">
      <w:pPr>
        <w:pStyle w:val="4"/>
        <w:numPr>
          <w:ilvl w:val="0"/>
          <w:numId w:val="0"/>
        </w:numPr>
        <w:ind w:left="480"/>
        <w:rPr>
          <w:color w:val="FF0000"/>
        </w:rPr>
      </w:pPr>
      <w:bookmarkStart w:id="21" w:name="_Toc206574692"/>
      <w:r>
        <w:rPr>
          <w:rFonts w:hint="eastAsia"/>
          <w:color w:val="FF0000"/>
        </w:rPr>
        <w:t>3.6    用户管理、</w:t>
      </w:r>
      <w:bookmarkEnd w:id="21"/>
    </w:p>
    <w:p w14:paraId="5C15E0CC">
      <w:pPr>
        <w:pStyle w:val="3"/>
        <w:numPr>
          <w:ilvl w:val="0"/>
          <w:numId w:val="6"/>
        </w:numPr>
        <w:rPr>
          <w:color w:val="FF0000"/>
        </w:rPr>
      </w:pPr>
      <w:r>
        <w:rPr>
          <w:b/>
          <w:bCs/>
          <w:color w:val="FF0000"/>
        </w:rPr>
        <w:t>个人中心</w:t>
      </w:r>
      <w:r>
        <w:rPr>
          <w:color w:val="FF0000"/>
        </w:rPr>
        <w:t>：展示用户基本信息（头像、昵称、手机号、邮箱等），支持编辑修改；查看我的订单（票务、餐饮住宿、活动预订等）、收藏的商家和行程、发布的社区内容、收到的消息通知。</w:t>
      </w:r>
    </w:p>
    <w:p w14:paraId="56A21850">
      <w:pPr>
        <w:pStyle w:val="3"/>
        <w:numPr>
          <w:ilvl w:val="0"/>
          <w:numId w:val="6"/>
        </w:numPr>
        <w:rPr>
          <w:color w:val="FF0000"/>
        </w:rPr>
      </w:pPr>
      <w:r>
        <w:rPr>
          <w:b/>
          <w:bCs/>
          <w:color w:val="FF0000"/>
        </w:rPr>
        <w:t>设置</w:t>
      </w:r>
      <w:r>
        <w:rPr>
          <w:color w:val="FF0000"/>
        </w:rPr>
        <w:t>：设置系统语言、推送通知开关、支付密码、登录密码修改等功能；提供 APP 版本更新检查和下载。</w:t>
      </w:r>
    </w:p>
    <w:p w14:paraId="5B9ED0B1">
      <w:pPr>
        <w:pStyle w:val="3"/>
        <w:rPr>
          <w:rFonts w:hint="eastAsia"/>
          <w:color w:val="FF0000"/>
        </w:rPr>
      </w:pPr>
    </w:p>
    <w:p w14:paraId="6EBF2B05">
      <w:pPr>
        <w:pStyle w:val="3"/>
        <w:ind w:firstLine="400"/>
        <w:rPr>
          <w:rFonts w:hint="eastAsia"/>
          <w:color w:val="FF0000"/>
        </w:rPr>
      </w:pPr>
    </w:p>
    <w:p w14:paraId="1D7851A2">
      <w:pPr>
        <w:pStyle w:val="3"/>
        <w:ind w:firstLine="400"/>
        <w:rPr>
          <w:rFonts w:hint="eastAsia"/>
          <w:color w:val="FF0000"/>
        </w:rPr>
      </w:pPr>
    </w:p>
    <w:p w14:paraId="1498F515">
      <w:pPr>
        <w:ind w:firstLine="400"/>
        <w:jc w:val="center"/>
        <w:rPr>
          <w:rFonts w:hint="eastAsia"/>
          <w:color w:val="FF0000"/>
        </w:rPr>
      </w:pPr>
    </w:p>
    <w:p w14:paraId="1233C9D6">
      <w:pPr>
        <w:pStyle w:val="3"/>
        <w:ind w:firstLine="400"/>
        <w:rPr>
          <w:rFonts w:hint="eastAsia"/>
          <w:color w:val="FF0000"/>
        </w:rPr>
      </w:pPr>
      <w:bookmarkStart w:id="24" w:name="_GoBack"/>
      <w:bookmarkEnd w:id="24"/>
    </w:p>
    <w:p w14:paraId="7E54CA78">
      <w:pPr>
        <w:pStyle w:val="4"/>
        <w:numPr>
          <w:ilvl w:val="0"/>
          <w:numId w:val="0"/>
        </w:numPr>
        <w:ind w:firstLine="720" w:firstLineChars="300"/>
        <w:rPr>
          <w:rFonts w:hint="eastAsia"/>
          <w:color w:val="FF0000"/>
        </w:rPr>
      </w:pPr>
      <w:bookmarkStart w:id="22" w:name="_Toc206574693"/>
      <w:r>
        <w:rPr>
          <w:rFonts w:hint="eastAsia"/>
          <w:color w:val="FF0000"/>
        </w:rPr>
        <w:t>3.7    天气预警</w:t>
      </w:r>
      <w:bookmarkEnd w:id="22"/>
    </w:p>
    <w:p w14:paraId="5A1FE326">
      <w:pPr>
        <w:pStyle w:val="3"/>
        <w:numPr>
          <w:ilvl w:val="0"/>
          <w:numId w:val="7"/>
        </w:numPr>
        <w:rPr>
          <w:color w:val="FF0000"/>
        </w:rPr>
      </w:pPr>
      <w:r>
        <w:rPr>
          <w:b/>
          <w:bCs/>
          <w:color w:val="FF0000"/>
        </w:rPr>
        <w:t>实时天气展示</w:t>
      </w:r>
      <w:r>
        <w:rPr>
          <w:color w:val="FF0000"/>
        </w:rPr>
        <w:t>：与专业气象服务平台对接，在系统首页及相关功能模块（如行程规划、景区导览）实时展示九寨沟景区当前天气状况，包括温度、湿度、天气类型（晴、雨、雪等）、风力等信息。</w:t>
      </w:r>
    </w:p>
    <w:p w14:paraId="0165DA60">
      <w:pPr>
        <w:pStyle w:val="3"/>
        <w:numPr>
          <w:ilvl w:val="0"/>
          <w:numId w:val="7"/>
        </w:numPr>
        <w:rPr>
          <w:color w:val="FF0000"/>
        </w:rPr>
      </w:pPr>
      <w:r>
        <w:rPr>
          <w:b/>
          <w:bCs/>
          <w:color w:val="FF0000"/>
        </w:rPr>
        <w:t>预警信息推送</w:t>
      </w:r>
      <w:r>
        <w:rPr>
          <w:color w:val="FF0000"/>
        </w:rPr>
        <w:t>：当气象部门发布九寨沟景区的恶劣天气预警（如暴雨、暴雪、大风、高温、雷电等）时，系统通过弹窗、消息通知等方式及时向游客推送预警信息，提醒游客注意安全，建议调整行程。</w:t>
      </w:r>
    </w:p>
    <w:p w14:paraId="2D1D2714">
      <w:pPr>
        <w:pStyle w:val="3"/>
        <w:numPr>
          <w:ilvl w:val="0"/>
          <w:numId w:val="7"/>
        </w:numPr>
        <w:rPr>
          <w:color w:val="FF0000"/>
        </w:rPr>
      </w:pPr>
      <w:r>
        <w:rPr>
          <w:b/>
          <w:bCs/>
          <w:color w:val="FF0000"/>
        </w:rPr>
        <w:t>天气对行程影响提示</w:t>
      </w:r>
      <w:r>
        <w:rPr>
          <w:color w:val="FF0000"/>
        </w:rPr>
        <w:t>：在行程规划模块，根据实时天气和预警信息，智能分析天气对各景点游览的影响，如遇恶劣天气，提示游客该景点可能存在的风险（如道路湿滑、视线不佳等），并给出是否调整行程的建议。</w:t>
      </w:r>
    </w:p>
    <w:p w14:paraId="7F733C28">
      <w:pPr>
        <w:pStyle w:val="3"/>
        <w:numPr>
          <w:ilvl w:val="0"/>
          <w:numId w:val="7"/>
        </w:numPr>
        <w:rPr>
          <w:color w:val="FF0000"/>
        </w:rPr>
      </w:pPr>
      <w:r>
        <w:rPr>
          <w:b/>
          <w:bCs/>
          <w:color w:val="FF0000"/>
        </w:rPr>
        <w:t>应急避护提示</w:t>
      </w:r>
      <w:r>
        <w:rPr>
          <w:color w:val="FF0000"/>
        </w:rPr>
        <w:t>：结合天气预警和景区实际情况，在预警信息中明确标注景区内适合的应急避护场所位置，方便游客在紧急情况下快速前往。</w:t>
      </w:r>
    </w:p>
    <w:p w14:paraId="670F2415">
      <w:pPr>
        <w:pStyle w:val="3"/>
        <w:ind w:firstLine="400"/>
      </w:pPr>
    </w:p>
    <w:p w14:paraId="34E36600">
      <w:pPr>
        <w:pStyle w:val="3"/>
        <w:ind w:left="0"/>
        <w:rPr>
          <w:rFonts w:hint="eastAsia"/>
        </w:rPr>
      </w:pPr>
    </w:p>
    <w:p w14:paraId="06148FB5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 </w:t>
      </w:r>
      <w:bookmarkStart w:id="23" w:name="_Toc206574694"/>
      <w:r>
        <w:rPr>
          <w:rFonts w:hint="eastAsia"/>
        </w:rPr>
        <w:t>性能</w:t>
      </w:r>
      <w:bookmarkEnd w:id="23"/>
    </w:p>
    <w:p w14:paraId="29815E45">
      <w:pPr>
        <w:pStyle w:val="3"/>
        <w:ind w:firstLine="400"/>
        <w:rPr>
          <w:rFonts w:hint="eastAsia"/>
        </w:rPr>
      </w:pPr>
      <w:r>
        <w:rPr>
          <w:rFonts w:hint="eastAsia"/>
        </w:rPr>
        <w:t>所有企业信息，个人信息的响应时间不应该超过20秒。</w:t>
      </w:r>
    </w:p>
    <w:p w14:paraId="37A96E31">
      <w:pPr>
        <w:ind w:left="820"/>
        <w:rPr>
          <w:rFonts w:hint="eastAsia"/>
        </w:rPr>
      </w:pPr>
    </w:p>
    <w:sectPr>
      <w:headerReference r:id="rId4" w:type="default"/>
      <w:footerReference r:id="rId5" w:type="default"/>
      <w:pgSz w:w="11906" w:h="16838"/>
      <w:pgMar w:top="1440" w:right="1797" w:bottom="1440" w:left="1797" w:header="851" w:footer="992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CFC68">
    <w:pPr>
      <w:pStyle w:val="24"/>
      <w:framePr w:wrap="around" w:vAnchor="text" w:hAnchor="margin" w:xAlign="right" w:y="1"/>
      <w:ind w:firstLine="400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5C64B1E8">
    <w:pPr>
      <w:pStyle w:val="24"/>
      <w:ind w:right="360" w:firstLine="4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3D190">
    <w:pPr>
      <w:pStyle w:val="24"/>
      <w:framePr w:wrap="around" w:vAnchor="text" w:hAnchor="margin" w:xAlign="right" w:y="1"/>
      <w:ind w:firstLine="400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</w:rPr>
      <w:t>14</w:t>
    </w:r>
    <w:r>
      <w:fldChar w:fldCharType="end"/>
    </w:r>
  </w:p>
  <w:p w14:paraId="66E88130">
    <w:pPr>
      <w:pStyle w:val="24"/>
      <w:ind w:right="360" w:firstLine="400"/>
      <w:jc w:val="right"/>
      <w:rPr>
        <w:rFonts w:hint="eastAsia"/>
      </w:rPr>
    </w:pPr>
    <w:r>
      <w:t xml:space="preserve">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64"/>
      <w:gridCol w:w="4264"/>
    </w:tblGrid>
    <w:tr w14:paraId="053EF5A1"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ins w:id="0" w:author="henry xiao" w:date="2002-07-24T15:06:00Z"/>
      </w:trPr>
      <w:tc>
        <w:tcPr>
          <w:tcW w:w="4264" w:type="dxa"/>
          <w:noWrap w:val="0"/>
          <w:vAlign w:val="top"/>
        </w:tcPr>
        <w:p w14:paraId="0C343410">
          <w:pPr>
            <w:pStyle w:val="25"/>
            <w:ind w:firstLine="400"/>
            <w:jc w:val="both"/>
            <w:rPr>
              <w:ins w:id="1" w:author="henry xiao" w:date="2002-07-24T15:06:00Z"/>
              <w:rFonts w:hint="eastAsia"/>
            </w:rPr>
          </w:pPr>
          <w:r>
            <w:rPr>
              <w:rFonts w:hint="eastAsia"/>
            </w:rPr>
            <w:t>软件需求规约</w:t>
          </w:r>
        </w:p>
      </w:tc>
      <w:tc>
        <w:tcPr>
          <w:tcW w:w="4264" w:type="dxa"/>
          <w:noWrap w:val="0"/>
          <w:vAlign w:val="top"/>
        </w:tcPr>
        <w:p w14:paraId="75564261">
          <w:pPr>
            <w:pStyle w:val="25"/>
            <w:ind w:firstLine="400"/>
            <w:jc w:val="right"/>
            <w:rPr>
              <w:ins w:id="2" w:author="henry xiao" w:date="2002-07-24T15:06:00Z"/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九寨沟游客服务系统</w:t>
          </w:r>
        </w:p>
      </w:tc>
    </w:tr>
  </w:tbl>
  <w:p w14:paraId="09D1D750">
    <w:pPr>
      <w:pStyle w:val="25"/>
      <w:ind w:firstLine="400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00000013"/>
    <w:multiLevelType w:val="multilevel"/>
    <w:tmpl w:val="00000013"/>
    <w:lvl w:ilvl="0" w:tentative="0">
      <w:start w:val="1"/>
      <w:numFmt w:val="bullet"/>
      <w:lvlText w:val=""/>
      <w:lvlJc w:val="left"/>
      <w:pPr>
        <w:tabs>
          <w:tab w:val="left" w:pos="780"/>
        </w:tabs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2">
    <w:nsid w:val="01C64055"/>
    <w:multiLevelType w:val="multilevel"/>
    <w:tmpl w:val="01C64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22158E5"/>
    <w:multiLevelType w:val="multilevel"/>
    <w:tmpl w:val="022158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5467452"/>
    <w:multiLevelType w:val="multilevel"/>
    <w:tmpl w:val="0546745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5">
    <w:nsid w:val="0A5A5F09"/>
    <w:multiLevelType w:val="multilevel"/>
    <w:tmpl w:val="0A5A5F09"/>
    <w:lvl w:ilvl="0" w:tentative="0">
      <w:start w:val="4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6">
    <w:nsid w:val="36A46CB9"/>
    <w:multiLevelType w:val="multilevel"/>
    <w:tmpl w:val="36A46C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F482273"/>
    <w:multiLevelType w:val="multilevel"/>
    <w:tmpl w:val="5F48227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enry xiao">
    <w15:presenceInfo w15:providerId="None" w15:userId="henry xi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jNGM2ZDAyOTg3MGRmZWJmMzcwYTQ5MjA5ZGVjY2MifQ=="/>
  </w:docVars>
  <w:rsids>
    <w:rsidRoot w:val="00172A27"/>
    <w:rsid w:val="0000211A"/>
    <w:rsid w:val="00013B24"/>
    <w:rsid w:val="00016952"/>
    <w:rsid w:val="00022F5C"/>
    <w:rsid w:val="00023B02"/>
    <w:rsid w:val="00035ED6"/>
    <w:rsid w:val="00036CB6"/>
    <w:rsid w:val="00043FA8"/>
    <w:rsid w:val="00046C81"/>
    <w:rsid w:val="00046E75"/>
    <w:rsid w:val="000535C3"/>
    <w:rsid w:val="00075CCB"/>
    <w:rsid w:val="00085639"/>
    <w:rsid w:val="000A4C29"/>
    <w:rsid w:val="000A60AF"/>
    <w:rsid w:val="000C0D9E"/>
    <w:rsid w:val="000D1042"/>
    <w:rsid w:val="000D1503"/>
    <w:rsid w:val="000D1CCA"/>
    <w:rsid w:val="00102BDB"/>
    <w:rsid w:val="001066FF"/>
    <w:rsid w:val="00112A99"/>
    <w:rsid w:val="00115349"/>
    <w:rsid w:val="0012275F"/>
    <w:rsid w:val="00125D73"/>
    <w:rsid w:val="00132D37"/>
    <w:rsid w:val="0013324C"/>
    <w:rsid w:val="00142485"/>
    <w:rsid w:val="00142809"/>
    <w:rsid w:val="00166E16"/>
    <w:rsid w:val="00176A33"/>
    <w:rsid w:val="00186DC6"/>
    <w:rsid w:val="00192869"/>
    <w:rsid w:val="00192E52"/>
    <w:rsid w:val="001A7B9D"/>
    <w:rsid w:val="001B1FE1"/>
    <w:rsid w:val="001B556F"/>
    <w:rsid w:val="001C5D10"/>
    <w:rsid w:val="001C6A7D"/>
    <w:rsid w:val="001E0E26"/>
    <w:rsid w:val="001E3D71"/>
    <w:rsid w:val="001F65B9"/>
    <w:rsid w:val="002118E6"/>
    <w:rsid w:val="002121C5"/>
    <w:rsid w:val="00212C9C"/>
    <w:rsid w:val="002253BB"/>
    <w:rsid w:val="002316B9"/>
    <w:rsid w:val="002346C4"/>
    <w:rsid w:val="0024031D"/>
    <w:rsid w:val="00241C35"/>
    <w:rsid w:val="0024650D"/>
    <w:rsid w:val="0027242E"/>
    <w:rsid w:val="002806C7"/>
    <w:rsid w:val="00285D13"/>
    <w:rsid w:val="002871A1"/>
    <w:rsid w:val="00295704"/>
    <w:rsid w:val="002A52B0"/>
    <w:rsid w:val="002A6011"/>
    <w:rsid w:val="002A6A31"/>
    <w:rsid w:val="002B02D0"/>
    <w:rsid w:val="002D394F"/>
    <w:rsid w:val="00312E73"/>
    <w:rsid w:val="00317260"/>
    <w:rsid w:val="003234CF"/>
    <w:rsid w:val="00323BC1"/>
    <w:rsid w:val="00337565"/>
    <w:rsid w:val="00353D82"/>
    <w:rsid w:val="00362799"/>
    <w:rsid w:val="00366081"/>
    <w:rsid w:val="00367638"/>
    <w:rsid w:val="00374EB5"/>
    <w:rsid w:val="003774C7"/>
    <w:rsid w:val="003952A6"/>
    <w:rsid w:val="003B206D"/>
    <w:rsid w:val="003C1106"/>
    <w:rsid w:val="003C2037"/>
    <w:rsid w:val="003C7A01"/>
    <w:rsid w:val="003D7E3F"/>
    <w:rsid w:val="00401351"/>
    <w:rsid w:val="004179F9"/>
    <w:rsid w:val="004222E8"/>
    <w:rsid w:val="00430537"/>
    <w:rsid w:val="004407D2"/>
    <w:rsid w:val="00455FAF"/>
    <w:rsid w:val="0045644B"/>
    <w:rsid w:val="00462E0E"/>
    <w:rsid w:val="004639B1"/>
    <w:rsid w:val="00464740"/>
    <w:rsid w:val="00476C81"/>
    <w:rsid w:val="00477E56"/>
    <w:rsid w:val="00485336"/>
    <w:rsid w:val="00491E01"/>
    <w:rsid w:val="004972DE"/>
    <w:rsid w:val="004A48B4"/>
    <w:rsid w:val="004A6B81"/>
    <w:rsid w:val="004B1BED"/>
    <w:rsid w:val="004D226D"/>
    <w:rsid w:val="004E7143"/>
    <w:rsid w:val="004F6B8D"/>
    <w:rsid w:val="00505818"/>
    <w:rsid w:val="00527A8A"/>
    <w:rsid w:val="00532DC2"/>
    <w:rsid w:val="005351BA"/>
    <w:rsid w:val="00574B0F"/>
    <w:rsid w:val="0058241B"/>
    <w:rsid w:val="00596A64"/>
    <w:rsid w:val="005A7BF5"/>
    <w:rsid w:val="005B49AF"/>
    <w:rsid w:val="005B791B"/>
    <w:rsid w:val="005C13B7"/>
    <w:rsid w:val="005C408B"/>
    <w:rsid w:val="005D3B37"/>
    <w:rsid w:val="005E588C"/>
    <w:rsid w:val="005E7FA4"/>
    <w:rsid w:val="005F5191"/>
    <w:rsid w:val="005F6A3D"/>
    <w:rsid w:val="00603025"/>
    <w:rsid w:val="0061045C"/>
    <w:rsid w:val="00622373"/>
    <w:rsid w:val="0062321A"/>
    <w:rsid w:val="0062769E"/>
    <w:rsid w:val="00630EBC"/>
    <w:rsid w:val="00632E62"/>
    <w:rsid w:val="00662461"/>
    <w:rsid w:val="0067435D"/>
    <w:rsid w:val="00677349"/>
    <w:rsid w:val="00693611"/>
    <w:rsid w:val="006A2E1F"/>
    <w:rsid w:val="006A3DF5"/>
    <w:rsid w:val="006D7AA2"/>
    <w:rsid w:val="006F21D0"/>
    <w:rsid w:val="0071038B"/>
    <w:rsid w:val="00725788"/>
    <w:rsid w:val="0072704E"/>
    <w:rsid w:val="00733EB4"/>
    <w:rsid w:val="00740E0F"/>
    <w:rsid w:val="00742529"/>
    <w:rsid w:val="0074665E"/>
    <w:rsid w:val="00747144"/>
    <w:rsid w:val="00757FE9"/>
    <w:rsid w:val="0078128A"/>
    <w:rsid w:val="0078289E"/>
    <w:rsid w:val="0079506B"/>
    <w:rsid w:val="007A2FA3"/>
    <w:rsid w:val="007B6B0C"/>
    <w:rsid w:val="007C7D9A"/>
    <w:rsid w:val="007F17FA"/>
    <w:rsid w:val="00845178"/>
    <w:rsid w:val="008541BA"/>
    <w:rsid w:val="00870FA1"/>
    <w:rsid w:val="0087765C"/>
    <w:rsid w:val="00881583"/>
    <w:rsid w:val="008A267D"/>
    <w:rsid w:val="008A7224"/>
    <w:rsid w:val="008B6ED2"/>
    <w:rsid w:val="008C24E5"/>
    <w:rsid w:val="008C7B38"/>
    <w:rsid w:val="008D120C"/>
    <w:rsid w:val="008F3531"/>
    <w:rsid w:val="00905EBF"/>
    <w:rsid w:val="00915EA9"/>
    <w:rsid w:val="00916F87"/>
    <w:rsid w:val="00920030"/>
    <w:rsid w:val="009245D5"/>
    <w:rsid w:val="0092621E"/>
    <w:rsid w:val="009279B6"/>
    <w:rsid w:val="009363A0"/>
    <w:rsid w:val="0094670E"/>
    <w:rsid w:val="00956006"/>
    <w:rsid w:val="009568E0"/>
    <w:rsid w:val="00965551"/>
    <w:rsid w:val="0097292C"/>
    <w:rsid w:val="00975BC8"/>
    <w:rsid w:val="00984E6C"/>
    <w:rsid w:val="00996E65"/>
    <w:rsid w:val="009B4E1B"/>
    <w:rsid w:val="009B5BF6"/>
    <w:rsid w:val="009C580D"/>
    <w:rsid w:val="009C5BF6"/>
    <w:rsid w:val="009C6326"/>
    <w:rsid w:val="009D41F5"/>
    <w:rsid w:val="009F21E2"/>
    <w:rsid w:val="009F2250"/>
    <w:rsid w:val="009F60B2"/>
    <w:rsid w:val="009F6DE4"/>
    <w:rsid w:val="00A118B4"/>
    <w:rsid w:val="00A20371"/>
    <w:rsid w:val="00A23BAE"/>
    <w:rsid w:val="00A33EE0"/>
    <w:rsid w:val="00A34867"/>
    <w:rsid w:val="00A367E1"/>
    <w:rsid w:val="00A61D58"/>
    <w:rsid w:val="00A66849"/>
    <w:rsid w:val="00A7632D"/>
    <w:rsid w:val="00AA2306"/>
    <w:rsid w:val="00AB51A7"/>
    <w:rsid w:val="00AF5E30"/>
    <w:rsid w:val="00B07D2D"/>
    <w:rsid w:val="00B11CE9"/>
    <w:rsid w:val="00B14894"/>
    <w:rsid w:val="00B20D1C"/>
    <w:rsid w:val="00B41A38"/>
    <w:rsid w:val="00B42644"/>
    <w:rsid w:val="00B4282B"/>
    <w:rsid w:val="00B54E17"/>
    <w:rsid w:val="00B553FE"/>
    <w:rsid w:val="00B656D7"/>
    <w:rsid w:val="00B66F7B"/>
    <w:rsid w:val="00B8145B"/>
    <w:rsid w:val="00B87A54"/>
    <w:rsid w:val="00BA46E0"/>
    <w:rsid w:val="00BA4D7E"/>
    <w:rsid w:val="00BA7001"/>
    <w:rsid w:val="00BE4461"/>
    <w:rsid w:val="00BF088E"/>
    <w:rsid w:val="00BF44CD"/>
    <w:rsid w:val="00BF6438"/>
    <w:rsid w:val="00C057F2"/>
    <w:rsid w:val="00C105C8"/>
    <w:rsid w:val="00C179FC"/>
    <w:rsid w:val="00C22052"/>
    <w:rsid w:val="00C26398"/>
    <w:rsid w:val="00C45325"/>
    <w:rsid w:val="00C4762E"/>
    <w:rsid w:val="00C4785D"/>
    <w:rsid w:val="00C5071F"/>
    <w:rsid w:val="00C6112C"/>
    <w:rsid w:val="00C73BDC"/>
    <w:rsid w:val="00C759D2"/>
    <w:rsid w:val="00C823FA"/>
    <w:rsid w:val="00C83E24"/>
    <w:rsid w:val="00C92B40"/>
    <w:rsid w:val="00C95014"/>
    <w:rsid w:val="00C961AD"/>
    <w:rsid w:val="00C9725D"/>
    <w:rsid w:val="00CB395B"/>
    <w:rsid w:val="00CE66E0"/>
    <w:rsid w:val="00CF2972"/>
    <w:rsid w:val="00D035CF"/>
    <w:rsid w:val="00D07969"/>
    <w:rsid w:val="00D13644"/>
    <w:rsid w:val="00D14F2E"/>
    <w:rsid w:val="00D24D83"/>
    <w:rsid w:val="00D25A80"/>
    <w:rsid w:val="00D25EF0"/>
    <w:rsid w:val="00D43E5A"/>
    <w:rsid w:val="00D47EC6"/>
    <w:rsid w:val="00D7351C"/>
    <w:rsid w:val="00D853B6"/>
    <w:rsid w:val="00D92356"/>
    <w:rsid w:val="00D97BFC"/>
    <w:rsid w:val="00DC02D7"/>
    <w:rsid w:val="00DC5DE9"/>
    <w:rsid w:val="00DD26CA"/>
    <w:rsid w:val="00DE554B"/>
    <w:rsid w:val="00DE631A"/>
    <w:rsid w:val="00E03FF9"/>
    <w:rsid w:val="00E160F2"/>
    <w:rsid w:val="00E24809"/>
    <w:rsid w:val="00E27453"/>
    <w:rsid w:val="00E279DA"/>
    <w:rsid w:val="00E3097F"/>
    <w:rsid w:val="00E4280D"/>
    <w:rsid w:val="00E43174"/>
    <w:rsid w:val="00E44DDB"/>
    <w:rsid w:val="00E45724"/>
    <w:rsid w:val="00E476D3"/>
    <w:rsid w:val="00E52140"/>
    <w:rsid w:val="00E5329D"/>
    <w:rsid w:val="00E62E8B"/>
    <w:rsid w:val="00E66DB7"/>
    <w:rsid w:val="00E769A4"/>
    <w:rsid w:val="00E82201"/>
    <w:rsid w:val="00EA686C"/>
    <w:rsid w:val="00EB0B0C"/>
    <w:rsid w:val="00EB180A"/>
    <w:rsid w:val="00EB1C9E"/>
    <w:rsid w:val="00EB570D"/>
    <w:rsid w:val="00EB7D53"/>
    <w:rsid w:val="00EC060A"/>
    <w:rsid w:val="00EC6885"/>
    <w:rsid w:val="00ED7B36"/>
    <w:rsid w:val="00EF708E"/>
    <w:rsid w:val="00F02405"/>
    <w:rsid w:val="00F3490F"/>
    <w:rsid w:val="00F36ED6"/>
    <w:rsid w:val="00F37822"/>
    <w:rsid w:val="00F43BF6"/>
    <w:rsid w:val="00F53320"/>
    <w:rsid w:val="00F65F51"/>
    <w:rsid w:val="00F70FF4"/>
    <w:rsid w:val="00F754AE"/>
    <w:rsid w:val="00F8134C"/>
    <w:rsid w:val="00F93824"/>
    <w:rsid w:val="00FA32EF"/>
    <w:rsid w:val="00FA5F75"/>
    <w:rsid w:val="00FC3EAC"/>
    <w:rsid w:val="00FD425E"/>
    <w:rsid w:val="00FD4281"/>
    <w:rsid w:val="00FE502B"/>
    <w:rsid w:val="00FE73B1"/>
    <w:rsid w:val="00FF423F"/>
    <w:rsid w:val="07435EB7"/>
    <w:rsid w:val="118653FD"/>
    <w:rsid w:val="285D4AB6"/>
    <w:rsid w:val="2C853397"/>
    <w:rsid w:val="31455D3E"/>
    <w:rsid w:val="39C20CBF"/>
    <w:rsid w:val="45A176CC"/>
    <w:rsid w:val="488040A6"/>
    <w:rsid w:val="613405C7"/>
    <w:rsid w:val="669614A5"/>
    <w:rsid w:val="67EC1211"/>
    <w:rsid w:val="69B907A6"/>
    <w:rsid w:val="6D72356A"/>
    <w:rsid w:val="6EBD5154"/>
    <w:rsid w:val="7B0624FC"/>
    <w:rsid w:val="7C194C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napToGrid w:val="0"/>
      <w:kern w:val="0"/>
      <w:sz w:val="32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i/>
      <w:sz w:val="21"/>
    </w:rPr>
  </w:style>
  <w:style w:type="paragraph" w:styleId="6">
    <w:name w:val="heading 4"/>
    <w:basedOn w:val="2"/>
    <w:next w:val="3"/>
    <w:qFormat/>
    <w:uiPriority w:val="0"/>
    <w:pPr>
      <w:numPr>
        <w:ilvl w:val="3"/>
        <w:numId w:val="1"/>
      </w:numPr>
      <w:spacing w:before="60"/>
      <w:outlineLvl w:val="3"/>
    </w:pPr>
    <w:rPr>
      <w:b w:val="0"/>
      <w:sz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rFonts w:ascii="Arial" w:hAnsi="Arial"/>
      <w:i/>
      <w:snapToGrid w:val="0"/>
      <w:kern w:val="0"/>
      <w:sz w:val="20"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rFonts w:ascii="Arial" w:hAnsi="Arial"/>
      <w:snapToGrid w:val="0"/>
      <w:kern w:val="0"/>
      <w:sz w:val="20"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spacing w:before="60" w:after="60"/>
      <w:outlineLvl w:val="6"/>
    </w:pPr>
    <w:rPr>
      <w:rFonts w:ascii="Arial" w:hAnsi="Arial"/>
      <w:i/>
      <w:snapToGrid w:val="0"/>
      <w:kern w:val="0"/>
      <w:sz w:val="20"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napToGrid w:val="0"/>
      <w:kern w:val="0"/>
      <w:sz w:val="20"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napToGrid w:val="0"/>
      <w:kern w:val="0"/>
      <w:sz w:val="18"/>
    </w:rPr>
  </w:style>
  <w:style w:type="character" w:default="1" w:styleId="36">
    <w:name w:val="Default Paragraph Font"/>
    <w:uiPriority w:val="0"/>
  </w:style>
  <w:style w:type="table" w:default="1" w:styleId="3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41"/>
    <w:uiPriority w:val="0"/>
    <w:pPr>
      <w:keepLines/>
      <w:spacing w:before="40" w:beforeLines="0" w:beforeAutospacing="0" w:after="40" w:afterLines="0" w:afterAutospacing="0"/>
      <w:ind w:left="720"/>
    </w:pPr>
    <w:rPr>
      <w:rFonts w:ascii="Arial" w:hAnsi="Arial" w:eastAsia="宋体"/>
      <w:snapToGrid w:val="0"/>
      <w:lang w:val="en-US" w:eastAsia="zh-CN"/>
    </w:rPr>
  </w:style>
  <w:style w:type="paragraph" w:styleId="12">
    <w:name w:val="toc 7"/>
    <w:basedOn w:val="1"/>
    <w:next w:val="1"/>
    <w:uiPriority w:val="39"/>
    <w:pPr>
      <w:ind w:left="1200"/>
    </w:pPr>
  </w:style>
  <w:style w:type="paragraph" w:styleId="13">
    <w:name w:val="Normal Indent"/>
    <w:basedOn w:val="1"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pPr>
      <w:keepLines/>
      <w:spacing w:before="40" w:beforeLines="0" w:beforeAutospacing="0" w:after="40" w:afterLines="0" w:afterAutospacing="0" w:line="240" w:lineRule="atLeast"/>
      <w:ind w:left="720"/>
      <w:jc w:val="left"/>
    </w:pPr>
    <w:rPr>
      <w:rFonts w:ascii="Arial" w:hAnsi="Arial" w:eastAsia="Arial"/>
      <w:i/>
      <w:snapToGrid w:val="0"/>
      <w:kern w:val="0"/>
      <w:sz w:val="20"/>
    </w:rPr>
  </w:style>
  <w:style w:type="paragraph" w:styleId="15">
    <w:name w:val="Document Map"/>
    <w:basedOn w:val="1"/>
    <w:uiPriority w:val="0"/>
    <w:pPr>
      <w:shd w:val="clear" w:color="auto" w:fill="000080"/>
      <w:spacing w:line="240" w:lineRule="atLeast"/>
      <w:jc w:val="left"/>
    </w:pPr>
    <w:rPr>
      <w:rFonts w:ascii="Arial" w:hAnsi="Arial"/>
      <w:snapToGrid w:val="0"/>
      <w:kern w:val="0"/>
      <w:sz w:val="20"/>
    </w:rPr>
  </w:style>
  <w:style w:type="paragraph" w:styleId="16">
    <w:name w:val="annotation text"/>
    <w:basedOn w:val="1"/>
    <w:qFormat/>
    <w:uiPriority w:val="0"/>
    <w:pPr>
      <w:spacing w:line="240" w:lineRule="atLeast"/>
      <w:jc w:val="left"/>
    </w:pPr>
    <w:rPr>
      <w:rFonts w:ascii="Arial" w:hAnsi="Arial"/>
      <w:snapToGrid w:val="0"/>
      <w:kern w:val="0"/>
      <w:sz w:val="20"/>
    </w:rPr>
  </w:style>
  <w:style w:type="paragraph" w:styleId="17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8">
    <w:name w:val="toc 5"/>
    <w:basedOn w:val="1"/>
    <w:next w:val="1"/>
    <w:qFormat/>
    <w:uiPriority w:val="39"/>
    <w:pPr>
      <w:ind w:left="800"/>
    </w:pPr>
  </w:style>
  <w:style w:type="paragraph" w:styleId="19">
    <w:name w:val="toc 3"/>
    <w:basedOn w:val="1"/>
    <w:next w:val="1"/>
    <w:qFormat/>
    <w:uiPriority w:val="39"/>
    <w:pPr>
      <w:ind w:left="400"/>
    </w:pPr>
    <w:rPr>
      <w:i/>
    </w:rPr>
  </w:style>
  <w:style w:type="paragraph" w:styleId="20">
    <w:name w:val="toc 8"/>
    <w:basedOn w:val="1"/>
    <w:next w:val="1"/>
    <w:uiPriority w:val="39"/>
    <w:pPr>
      <w:ind w:left="1400"/>
    </w:pPr>
  </w:style>
  <w:style w:type="paragraph" w:styleId="21">
    <w:name w:val="Date"/>
    <w:basedOn w:val="1"/>
    <w:next w:val="1"/>
    <w:uiPriority w:val="0"/>
    <w:rPr>
      <w:rFonts w:ascii="幼圆" w:eastAsia="幼圆"/>
      <w:sz w:val="28"/>
    </w:rPr>
  </w:style>
  <w:style w:type="paragraph" w:styleId="22">
    <w:name w:val="Body Text Indent 2"/>
    <w:basedOn w:val="1"/>
    <w:uiPriority w:val="0"/>
    <w:pPr>
      <w:ind w:left="840"/>
    </w:pPr>
    <w:rPr>
      <w:rFonts w:ascii="幼圆" w:eastAsia="幼圆"/>
      <w:sz w:val="28"/>
    </w:rPr>
  </w:style>
  <w:style w:type="paragraph" w:styleId="23">
    <w:name w:val="Balloon Text"/>
    <w:basedOn w:val="1"/>
    <w:uiPriority w:val="0"/>
    <w:rPr>
      <w:sz w:val="18"/>
    </w:rPr>
  </w:style>
  <w:style w:type="paragraph" w:styleId="24">
    <w:name w:val="footer"/>
    <w:basedOn w:val="1"/>
    <w:qFormat/>
    <w:uiPriority w:val="0"/>
    <w:pPr>
      <w:tabs>
        <w:tab w:val="center" w:pos="4320"/>
        <w:tab w:val="right" w:pos="8640"/>
      </w:tabs>
      <w:spacing w:line="240" w:lineRule="atLeast"/>
      <w:jc w:val="left"/>
    </w:pPr>
    <w:rPr>
      <w:rFonts w:ascii="Arial" w:hAnsi="Arial" w:eastAsia="Arial"/>
      <w:snapToGrid w:val="0"/>
      <w:kern w:val="0"/>
      <w:sz w:val="20"/>
    </w:rPr>
  </w:style>
  <w:style w:type="paragraph" w:styleId="25">
    <w:name w:val="header"/>
    <w:basedOn w:val="1"/>
    <w:qFormat/>
    <w:uiPriority w:val="0"/>
    <w:pPr>
      <w:tabs>
        <w:tab w:val="center" w:pos="4320"/>
        <w:tab w:val="right" w:pos="8640"/>
      </w:tabs>
      <w:spacing w:line="240" w:lineRule="atLeast"/>
      <w:jc w:val="left"/>
    </w:pPr>
    <w:rPr>
      <w:rFonts w:ascii="Arial" w:hAnsi="Arial"/>
      <w:snapToGrid w:val="0"/>
      <w:kern w:val="0"/>
      <w:sz w:val="20"/>
    </w:rPr>
  </w:style>
  <w:style w:type="paragraph" w:styleId="26">
    <w:name w:val="toc 1"/>
    <w:basedOn w:val="1"/>
    <w:next w:val="1"/>
    <w:uiPriority w:val="39"/>
    <w:pPr>
      <w:spacing w:before="120" w:beforeLines="0" w:beforeAutospacing="0" w:after="120" w:afterLines="0" w:afterAutospacing="0"/>
    </w:pPr>
    <w:rPr>
      <w:b/>
      <w:caps/>
    </w:rPr>
  </w:style>
  <w:style w:type="paragraph" w:styleId="27">
    <w:name w:val="toc 4"/>
    <w:basedOn w:val="1"/>
    <w:next w:val="1"/>
    <w:qFormat/>
    <w:uiPriority w:val="39"/>
    <w:pPr>
      <w:ind w:left="600"/>
    </w:pPr>
  </w:style>
  <w:style w:type="paragraph" w:styleId="28">
    <w:name w:val="Subtitle"/>
    <w:basedOn w:val="1"/>
    <w:qFormat/>
    <w:uiPriority w:val="0"/>
    <w:pPr>
      <w:spacing w:after="60" w:afterLines="0" w:afterAutospacing="0" w:line="240" w:lineRule="atLeast"/>
      <w:jc w:val="center"/>
    </w:pPr>
    <w:rPr>
      <w:rFonts w:ascii="Arial" w:hAnsi="Arial"/>
      <w:i/>
      <w:snapToGrid w:val="0"/>
      <w:kern w:val="0"/>
      <w:sz w:val="36"/>
      <w:lang w:val="en-AU"/>
    </w:rPr>
  </w:style>
  <w:style w:type="paragraph" w:styleId="29">
    <w:name w:val="footnote text"/>
    <w:basedOn w:val="1"/>
    <w:qFormat/>
    <w:uiPriority w:val="0"/>
    <w:pPr>
      <w:keepNext/>
      <w:keepLines/>
      <w:pBdr>
        <w:bottom w:val="single" w:color="000000" w:sz="6" w:space="0"/>
      </w:pBdr>
      <w:spacing w:before="40" w:beforeLines="0" w:beforeAutospacing="0" w:after="40" w:afterLines="0" w:afterAutospacing="0" w:line="240" w:lineRule="atLeast"/>
      <w:ind w:left="360" w:hanging="360"/>
      <w:jc w:val="left"/>
    </w:pPr>
    <w:rPr>
      <w:rFonts w:ascii="Arial" w:hAnsi="Arial"/>
      <w:snapToGrid w:val="0"/>
      <w:kern w:val="0"/>
      <w:sz w:val="16"/>
    </w:rPr>
  </w:style>
  <w:style w:type="paragraph" w:styleId="30">
    <w:name w:val="toc 6"/>
    <w:basedOn w:val="1"/>
    <w:next w:val="1"/>
    <w:uiPriority w:val="39"/>
    <w:pPr>
      <w:ind w:left="1000"/>
    </w:pPr>
  </w:style>
  <w:style w:type="paragraph" w:styleId="31">
    <w:name w:val="Body Text Indent 3"/>
    <w:basedOn w:val="1"/>
    <w:uiPriority w:val="0"/>
    <w:pPr>
      <w:ind w:firstLine="425"/>
    </w:pPr>
    <w:rPr>
      <w:rFonts w:ascii="宋体"/>
      <w:sz w:val="24"/>
    </w:rPr>
  </w:style>
  <w:style w:type="paragraph" w:styleId="32">
    <w:name w:val="toc 2"/>
    <w:basedOn w:val="1"/>
    <w:next w:val="1"/>
    <w:uiPriority w:val="39"/>
    <w:pPr>
      <w:ind w:left="200"/>
    </w:pPr>
    <w:rPr>
      <w:smallCaps/>
    </w:rPr>
  </w:style>
  <w:style w:type="paragraph" w:styleId="33">
    <w:name w:val="toc 9"/>
    <w:basedOn w:val="1"/>
    <w:next w:val="1"/>
    <w:uiPriority w:val="39"/>
    <w:pPr>
      <w:ind w:left="1600"/>
    </w:pPr>
  </w:style>
  <w:style w:type="paragraph" w:styleId="34">
    <w:name w:val="Title"/>
    <w:basedOn w:val="1"/>
    <w:next w:val="1"/>
    <w:qFormat/>
    <w:uiPriority w:val="0"/>
    <w:pPr>
      <w:jc w:val="center"/>
    </w:pPr>
    <w:rPr>
      <w:rFonts w:ascii="Arial" w:hAnsi="Arial"/>
      <w:b/>
      <w:snapToGrid w:val="0"/>
      <w:kern w:val="0"/>
      <w:sz w:val="36"/>
    </w:rPr>
  </w:style>
  <w:style w:type="character" w:styleId="37">
    <w:name w:val="page number"/>
    <w:qFormat/>
    <w:uiPriority w:val="0"/>
    <w:rPr>
      <w:rFonts w:eastAsia="Arial"/>
    </w:rPr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annotation reference"/>
    <w:uiPriority w:val="0"/>
    <w:rPr>
      <w:sz w:val="21"/>
    </w:rPr>
  </w:style>
  <w:style w:type="character" w:styleId="40">
    <w:name w:val="footnote reference"/>
    <w:uiPriority w:val="0"/>
    <w:rPr>
      <w:sz w:val="20"/>
      <w:vertAlign w:val="superscript"/>
    </w:rPr>
  </w:style>
  <w:style w:type="character" w:customStyle="1" w:styleId="41">
    <w:name w:val="正文文本 字符"/>
    <w:link w:val="3"/>
    <w:uiPriority w:val="0"/>
    <w:rPr>
      <w:rFonts w:ascii="Arial" w:hAnsi="Arial" w:eastAsia="宋体"/>
      <w:snapToGrid w:val="0"/>
      <w:lang w:val="en-US" w:eastAsia="zh-CN"/>
    </w:rPr>
  </w:style>
  <w:style w:type="character" w:customStyle="1" w:styleId="42">
    <w:name w:val="SoDA Field"/>
    <w:qFormat/>
    <w:uiPriority w:val="0"/>
    <w:rPr>
      <w:color w:val="0000FF"/>
    </w:rPr>
  </w:style>
  <w:style w:type="character" w:customStyle="1" w:styleId="43">
    <w:name w:val=" Char Char2"/>
    <w:uiPriority w:val="0"/>
    <w:rPr>
      <w:rFonts w:ascii="Arial" w:hAnsi="Arial"/>
      <w:snapToGrid w:val="0"/>
    </w:rPr>
  </w:style>
  <w:style w:type="character" w:customStyle="1" w:styleId="44">
    <w:name w:val=" Char Char4"/>
    <w:qFormat/>
    <w:uiPriority w:val="0"/>
    <w:rPr>
      <w:rFonts w:ascii="Arial" w:hAnsi="Arial"/>
      <w:snapToGrid w:val="0"/>
    </w:rPr>
  </w:style>
  <w:style w:type="paragraph" w:customStyle="1" w:styleId="45">
    <w:name w:val=" Char2 Char Char Char Char Char Char Char Char Char Char Char Char"/>
    <w:basedOn w:val="1"/>
    <w:qFormat/>
    <w:uiPriority w:val="0"/>
    <w:pPr>
      <w:widowControl/>
      <w:spacing w:before="100" w:beforeLines="0" w:beforeAutospacing="1" w:after="100" w:afterLines="0" w:afterAutospacing="1" w:line="330" w:lineRule="atLeast"/>
      <w:ind w:left="360"/>
    </w:pPr>
    <w:rPr>
      <w:rFonts w:ascii="ˎ̥" w:hAnsi="ˎ̥"/>
      <w:snapToGrid/>
      <w:color w:val="51585D"/>
      <w:sz w:val="21"/>
    </w:rPr>
  </w:style>
  <w:style w:type="paragraph" w:customStyle="1" w:styleId="46">
    <w:name w:val="InfoBlue"/>
    <w:basedOn w:val="1"/>
    <w:next w:val="3"/>
    <w:uiPriority w:val="0"/>
    <w:pPr>
      <w:tabs>
        <w:tab w:val="left" w:pos="540"/>
        <w:tab w:val="left" w:pos="1260"/>
      </w:tabs>
      <w:spacing w:after="120" w:afterLines="0" w:afterAutospacing="0" w:line="240" w:lineRule="atLeast"/>
      <w:jc w:val="left"/>
    </w:pPr>
    <w:rPr>
      <w:rFonts w:ascii="Arial" w:hAnsi="Arial"/>
      <w:i/>
      <w:snapToGrid w:val="0"/>
      <w:color w:val="0000FF"/>
      <w:kern w:val="0"/>
      <w:sz w:val="20"/>
    </w:rPr>
  </w:style>
  <w:style w:type="paragraph" w:customStyle="1" w:styleId="47">
    <w:name w:val="tablecoloumn"/>
    <w:basedOn w:val="3"/>
    <w:qFormat/>
    <w:uiPriority w:val="0"/>
    <w:pPr>
      <w:keepNext/>
      <w:keepLines/>
      <w:spacing w:after="40" w:afterLines="0" w:afterAutospacing="0" w:line="240" w:lineRule="atLeast"/>
      <w:ind w:left="72"/>
      <w:jc w:val="left"/>
    </w:pPr>
    <w:rPr>
      <w:rFonts w:ascii="Arial" w:hAnsi="Arial"/>
      <w:b/>
      <w:snapToGrid w:val="0"/>
      <w:kern w:val="0"/>
      <w:sz w:val="20"/>
    </w:rPr>
  </w:style>
  <w:style w:type="paragraph" w:customStyle="1" w:styleId="48">
    <w:name w:val="Tabletext"/>
    <w:basedOn w:val="1"/>
    <w:uiPriority w:val="0"/>
    <w:pPr>
      <w:spacing w:line="240" w:lineRule="atLeast"/>
      <w:jc w:val="left"/>
    </w:pPr>
    <w:rPr>
      <w:rFonts w:ascii="Arial" w:hAnsi="Arial"/>
      <w:snapToGrid w:val="0"/>
      <w:kern w:val="0"/>
      <w:sz w:val="20"/>
    </w:rPr>
  </w:style>
  <w:style w:type="paragraph" w:customStyle="1" w:styleId="49">
    <w:name w:val="Table Row"/>
    <w:basedOn w:val="1"/>
    <w:qFormat/>
    <w:uiPriority w:val="0"/>
    <w:pPr>
      <w:spacing w:before="60" w:beforeLines="0" w:beforeAutospacing="0" w:after="60" w:afterLines="0" w:afterAutospacing="0" w:line="240" w:lineRule="atLeast"/>
      <w:jc w:val="left"/>
    </w:pPr>
    <w:rPr>
      <w:rFonts w:ascii="Arial" w:hAnsi="Arial"/>
      <w:b/>
      <w:snapToGrid w:val="0"/>
      <w:kern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托普信息(iTOP)集团</Company>
  <Pages>9</Pages>
  <Words>3281</Words>
  <Characters>3623</Characters>
  <Lines>566</Lines>
  <Paragraphs>625</Paragraphs>
  <TotalTime>4</TotalTime>
  <ScaleCrop>false</ScaleCrop>
  <LinksUpToDate>false</LinksUpToDate>
  <CharactersWithSpaces>3840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&lt;模板&gt;</cp:category>
  <dcterms:created xsi:type="dcterms:W3CDTF">2009-11-12T02:33:00Z</dcterms:created>
  <dc:creator>雨林木风</dc:creator>
  <cp:lastModifiedBy>坤酱（桃子）</cp:lastModifiedBy>
  <dcterms:modified xsi:type="dcterms:W3CDTF">2026-06-16T00:31:58Z</dcterms:modified>
  <dc:subject>需求规格说明</dc:subject>
  <dc:title>需求规格说明书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on">
    <vt:lpwstr>1.0</vt:lpwstr>
  </property>
  <property fmtid="{D5CDD505-2E9C-101B-9397-08002B2CF9AE}" pid="3" name="项目名称">
    <vt:lpwstr>&lt;项目名称&gt;</vt:lpwstr>
  </property>
  <property fmtid="{D5CDD505-2E9C-101B-9397-08002B2CF9AE}" pid="4" name="项目编号">
    <vt:lpwstr>S×××－</vt:lpwstr>
  </property>
  <property fmtid="{D5CDD505-2E9C-101B-9397-08002B2CF9AE}" pid="5" name="KSOProductBuildVer">
    <vt:lpwstr>2052-12.1.0.26895</vt:lpwstr>
  </property>
  <property fmtid="{D5CDD505-2E9C-101B-9397-08002B2CF9AE}" pid="6" name="ICV">
    <vt:lpwstr>E700E4F2C9AF483DA35703EBAC3CF5AE_13</vt:lpwstr>
  </property>
  <property fmtid="{D5CDD505-2E9C-101B-9397-08002B2CF9AE}" pid="7" name="KSOTemplateDocerSaveRecord">
    <vt:lpwstr>eyJoZGlkIjoiM2Q2MmE4YjAxNWMwZTdkYzU1Y2JmMDVkNTZlYTQ1NzYiLCJ1c2VySWQiOiIxMzAwNjQ4ODU2In0=</vt:lpwstr>
  </property>
</Properties>
</file>